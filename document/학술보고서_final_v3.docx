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ADBD8" w14:textId="77777777" w:rsidR="004C7409" w:rsidRPr="004C7409" w:rsidRDefault="004C7409" w:rsidP="004C7409">
      <w:pPr>
        <w:rPr>
          <w:b/>
          <w:bCs/>
        </w:rPr>
      </w:pPr>
      <w:r>
        <w:rPr>
          <w:b/>
          <w:bCs/>
        </w:rPr>
        <w:t>4.2 2단부 에비오닉스</w:t>
      </w:r>
    </w:p>
    <w:p w14:paraId="6910CA4D" w14:textId="0F2032FA" w:rsidR="004C7409" w:rsidRPr="004C7409" w:rsidRDefault="004C7409" w:rsidP="004C7409">
      <w:r>
        <w:t>본 프로젝트의 2단 로켓은 1단 연소, 단분리, 2단 점화, 정점 검출, 낙하산 사출, 착지에 이르는 전 비행 시퀀스를 자율적으로 수행해야 하며, 각 단계의 전이 명령은 실시간 위치·속도·자세 추정값을 기반으로 생성된다.</w:t>
      </w:r>
    </w:p>
    <w:p w14:paraId="442DEE33" w14:textId="359D17AA" w:rsidR="004C7409" w:rsidRPr="004C7409" w:rsidRDefault="00440F5B" w:rsidP="004C7409">
      <w:r>
        <w:t>이러한 상태 정보의 안정적 확보를 위해, 본 시스템에서는 관성 측정 장치(IMU, Inertial Measurement Unit)와 기압계를 1차원 칼만 필터(Kalman Filter)로 융합하는 항법 알고리즘을 설계하고, 이를 ESP32-S3 기반 에비오닉스 보드에 구현하였다. 두 센서의 상보적 특성과 알고리즘의 상세 구조는 4.5절에서 기술한다.</w:t>
      </w:r>
    </w:p>
    <w:p w14:paraId="3117E887" w14:textId="77777777" w:rsidR="004C7409" w:rsidRPr="004C7409" w:rsidRDefault="004C7409" w:rsidP="004C7409"/>
    <w:p w14:paraId="7D406040" w14:textId="77777777" w:rsidR="004C7409" w:rsidRPr="004C7409" w:rsidRDefault="004C7409" w:rsidP="004C7409">
      <w:pPr>
        <w:rPr>
          <w:b/>
          <w:bCs/>
        </w:rPr>
      </w:pPr>
      <w:r>
        <w:rPr>
          <w:b/>
          <w:bCs/>
        </w:rPr>
        <w:t>4.2.1 하드웨어 구성</w:t>
      </w:r>
    </w:p>
    <w:p w14:paraId="4AEEF179" w14:textId="4EC41FCA" w:rsidR="004C7409" w:rsidRPr="004C7409" w:rsidRDefault="004C7409" w:rsidP="002515C6">
      <w:pPr>
        <w:ind w:firstLineChars="100" w:firstLine="220"/>
      </w:pPr>
      <w:r>
        <w:t>Table 1</w:t>
      </w:r>
      <w:r>
        <w:rPr>
          <w:rFonts w:hint="eastAsia"/>
        </w:rPr>
        <w:t>은 에비오닉스 보드를 구성하는 주요 부품과 선정 근거이다.</w:t>
      </w:r>
    </w:p>
    <w:p w14:paraId="4BB29502" w14:textId="77777777" w:rsidR="004C7409" w:rsidRPr="004C7409" w:rsidRDefault="004C7409" w:rsidP="004C7409">
      <w:r>
        <w:rPr>
          <w:b/>
          <w:bCs/>
        </w:rPr>
        <w:t>Table 1. 에비오닉스 주요 구성품</w:t>
      </w:r>
    </w:p>
    <w:tbl>
      <w:tblPr>
        <w:tblW w:w="0" w:type="auto"/>
        <w:tblCellMar>
          <w:top w:w="15" w:type="dxa"/>
          <w:left w:w="15" w:type="dxa"/>
          <w:bottom w:w="15" w:type="dxa"/>
          <w:right w:w="15" w:type="dxa"/>
        </w:tblCellMar>
        <w:tblLook w:val="04A0" w:firstRow="1" w:lastRow="0" w:firstColumn="1" w:lastColumn="0" w:noHBand="0" w:noVBand="1"/>
      </w:tblPr>
      <w:tblGrid>
        <w:gridCol w:w="1487"/>
        <w:gridCol w:w="2480"/>
        <w:gridCol w:w="5049"/>
      </w:tblGrid>
      <w:tr w:rsidR="004C7409" w:rsidRPr="004C7409" w14:paraId="1A093265" w14:textId="77777777">
        <w:tc>
          <w:tcPr>
            <w:tcW w:w="0" w:type="auto"/>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1D0B56B4" w14:textId="77777777" w:rsidR="004C7409" w:rsidRPr="004C7409" w:rsidRDefault="004C7409" w:rsidP="004C7409">
            <w:r>
              <w:rPr>
                <w:b/>
                <w:bCs/>
              </w:rPr>
              <w:t>종류</w:t>
            </w:r>
          </w:p>
        </w:tc>
        <w:tc>
          <w:tcPr>
            <w:tcW w:w="0" w:type="auto"/>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5709FD39" w14:textId="77777777" w:rsidR="004C7409" w:rsidRPr="004C7409" w:rsidRDefault="004C7409" w:rsidP="004C7409">
            <w:r>
              <w:rPr>
                <w:b/>
                <w:bCs/>
              </w:rPr>
              <w:t>품명</w:t>
            </w:r>
          </w:p>
        </w:tc>
        <w:tc>
          <w:tcPr>
            <w:tcW w:w="0" w:type="auto"/>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354458A3" w14:textId="77777777" w:rsidR="004C7409" w:rsidRPr="004C7409" w:rsidRDefault="004C7409" w:rsidP="004C7409">
            <w:r>
              <w:rPr>
                <w:b/>
                <w:bCs/>
              </w:rPr>
              <w:t>선정 근거</w:t>
            </w:r>
          </w:p>
        </w:tc>
      </w:tr>
      <w:tr w:rsidR="004C7409" w:rsidRPr="004C7409" w14:paraId="72D13DC4"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DDF039D" w14:textId="77777777" w:rsidR="004C7409" w:rsidRPr="004C7409" w:rsidRDefault="004C7409" w:rsidP="004C7409">
            <w:r>
              <w:t>프로세서</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F9A7D59" w14:textId="77777777" w:rsidR="004C7409" w:rsidRPr="004C7409" w:rsidRDefault="004C7409" w:rsidP="004C7409">
            <w:r>
              <w:t>ESP32-S3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4C7749C" w14:textId="77777777" w:rsidR="004C7409" w:rsidRPr="004C7409" w:rsidRDefault="004C7409" w:rsidP="004C7409">
            <w:r>
              <w:t>Dual-core + FreeRTOS 지원으로 다중 태스크 병행 처리</w:t>
            </w:r>
          </w:p>
        </w:tc>
      </w:tr>
      <w:tr w:rsidR="004C7409" w:rsidRPr="004C7409" w14:paraId="11DFF24A"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03B71C7" w14:textId="77777777" w:rsidR="004C7409" w:rsidRPr="004C7409" w:rsidRDefault="004C7409" w:rsidP="004C7409">
            <w:r>
              <w:t>IMU</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388B695" w14:textId="77777777" w:rsidR="004C7409" w:rsidRPr="004C7409" w:rsidRDefault="004C7409" w:rsidP="004C7409">
            <w:r>
              <w:t>LSM6DSO32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ED1636C" w14:textId="77777777" w:rsidR="004C7409" w:rsidRPr="004C7409" w:rsidRDefault="004C7409" w:rsidP="004C7409">
            <w:r>
              <w:t>±32g 측정 범위</w:t>
            </w:r>
          </w:p>
        </w:tc>
      </w:tr>
      <w:tr w:rsidR="004C7409" w:rsidRPr="004C7409" w14:paraId="68813750"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75EC25E" w14:textId="77777777" w:rsidR="004C7409" w:rsidRPr="004C7409" w:rsidRDefault="004C7409" w:rsidP="004C7409">
            <w:r>
              <w:t>기압계</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95386E8" w14:textId="77777777" w:rsidR="004C7409" w:rsidRPr="004C7409" w:rsidRDefault="004C7409" w:rsidP="004C7409">
            <w:r>
              <w:t>BMP388</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46B6EAA" w14:textId="77777777" w:rsidR="004C7409" w:rsidRPr="004C7409" w:rsidRDefault="004C7409" w:rsidP="004C7409">
            <w:r>
              <w:t>±1 m 미만 상대 정확도</w:t>
            </w:r>
          </w:p>
        </w:tc>
      </w:tr>
      <w:tr w:rsidR="004C7409" w:rsidRPr="004C7409" w14:paraId="7CD0AD92"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033E3CF" w14:textId="77777777" w:rsidR="004C7409" w:rsidRPr="004C7409" w:rsidRDefault="004C7409" w:rsidP="004C7409">
            <w:r>
              <w:t>플래시 메모리</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1B75DAF" w14:textId="77777777" w:rsidR="004C7409" w:rsidRPr="004C7409" w:rsidRDefault="004C7409" w:rsidP="004C7409">
            <w:r>
              <w:t>MX25L25645GM2I-08G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291C21E" w14:textId="77777777" w:rsidR="004C7409" w:rsidRPr="004C7409" w:rsidRDefault="004C7409" w:rsidP="004C7409">
            <w:r>
              <w:t>SMD Flash (진동·충격에 의한 접촉 불량 위험 제거)</w:t>
            </w:r>
          </w:p>
        </w:tc>
      </w:tr>
      <w:tr w:rsidR="004C7409" w:rsidRPr="004C7409" w14:paraId="7EA8D2A0"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C9FAE7A" w14:textId="77777777" w:rsidR="004C7409" w:rsidRPr="004C7409" w:rsidRDefault="004C7409" w:rsidP="004C7409">
            <w:r>
              <w:t>모스펫</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4F562A6" w14:textId="77777777" w:rsidR="004C7409" w:rsidRPr="004C7409" w:rsidRDefault="004C7409" w:rsidP="004C7409">
            <w:r>
              <w:t>IRLR7843TR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4D65C8A" w14:textId="77777777" w:rsidR="004C7409" w:rsidRPr="004C7409" w:rsidRDefault="004C7409" w:rsidP="004C7409">
            <w:r>
              <w:t xml:space="preserve">GPIO </w:t>
            </w:r>
            <w:r>
              <w:rPr>
                <w:rFonts w:hint="eastAsia"/>
              </w:rPr>
              <w:t>전압 레벨 호환 및 순간적인 전류 허용</w:t>
            </w:r>
            <w:r>
              <w:t xml:space="preserve"> </w:t>
            </w:r>
          </w:p>
        </w:tc>
      </w:tr>
    </w:tbl>
    <w:p w14:paraId="2DA542AE" w14:textId="77777777" w:rsidR="004C7409" w:rsidRPr="004C7409" w:rsidRDefault="004C7409" w:rsidP="004C7409">
      <w:r>
        <w:rPr>
          <w:b/>
          <w:bCs/>
          <w:noProof/>
        </w:rPr>
        <w:lastRenderedPageBreak/>
        <w:drawing>
          <wp:inline distT="0" distB="0" distL="0" distR="0" wp14:anchorId="6D78BDDC" wp14:editId="005D693C">
            <wp:extent cx="1533525" cy="2752725"/>
            <wp:effectExtent l="0" t="0" r="9525" b="9525"/>
            <wp:docPr id="184799174"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2752725"/>
                    </a:xfrm>
                    <a:prstGeom prst="rect">
                      <a:avLst/>
                    </a:prstGeom>
                    <a:noFill/>
                    <a:ln>
                      <a:noFill/>
                    </a:ln>
                  </pic:spPr>
                </pic:pic>
              </a:graphicData>
            </a:graphic>
          </wp:inline>
        </w:drawing>
      </w:r>
    </w:p>
    <w:p w14:paraId="37FBDF1C" w14:textId="2D9E6D64" w:rsidR="004C7409" w:rsidRPr="004C7409" w:rsidRDefault="002515C6" w:rsidP="004C7409">
      <w:r>
        <w:rPr>
          <w:rFonts w:hint="eastAsia"/>
        </w:rPr>
        <w:t xml:space="preserve">에비오닉스 구성 요소 중 </w:t>
      </w:r>
      <w:r>
        <w:t>데이터 저장부 설계</w:t>
      </w:r>
      <w:r>
        <w:rPr>
          <w:rFonts w:hint="eastAsia"/>
        </w:rPr>
        <w:t xml:space="preserve"> 시</w:t>
      </w:r>
      <w:r>
        <w:t xml:space="preserve"> 전년도 </w:t>
      </w:r>
      <w:r>
        <w:rPr>
          <w:rFonts w:hint="eastAsia"/>
        </w:rPr>
        <w:t xml:space="preserve">발사 중 발생한 문제점을 보완하였다. </w:t>
      </w:r>
      <w:r>
        <w:t>전년도 비행에서는 발사 충격으로 SD카드가 슬롯에서 이탈해 비행 데이터가 유실되는 문제가 발생했다. 본 시스템에서는 이를 SMD 타입 Flash Memory로 대체하여 진동·충격 환경에서도 저장 안정성을 확보하였다.</w:t>
      </w:r>
    </w:p>
    <w:p w14:paraId="54AAFD1A" w14:textId="77777777" w:rsidR="004C7409" w:rsidRPr="004C7409" w:rsidRDefault="004C7409" w:rsidP="004C7409"/>
    <w:p w14:paraId="3EBCB6AC" w14:textId="77777777" w:rsidR="004C7409" w:rsidRPr="004C7409" w:rsidRDefault="004C7409" w:rsidP="004C7409">
      <w:pPr>
        <w:rPr>
          <w:b/>
          <w:bCs/>
        </w:rPr>
      </w:pPr>
      <w:r>
        <w:rPr>
          <w:b/>
          <w:bCs/>
        </w:rPr>
        <w:t>4.3 센서 보정 및 노이즈 분석</w:t>
      </w:r>
    </w:p>
    <w:p w14:paraId="68B8B15C" w14:textId="774D03DE" w:rsidR="004C7409" w:rsidRPr="004C7409" w:rsidRDefault="004C7409" w:rsidP="004C7409">
      <w:pPr>
        <w:rPr>
          <w:b/>
          <w:bCs/>
        </w:rPr>
      </w:pPr>
      <w:r>
        <w:rPr>
          <w:b/>
          <w:bCs/>
        </w:rPr>
        <w:t>4.3.1 IMU</w:t>
      </w:r>
      <w:r>
        <w:rPr>
          <w:rFonts w:hint="eastAsia"/>
          <w:b/>
          <w:bCs/>
        </w:rPr>
        <w:t xml:space="preserve"> (LSM6DSO32)</w:t>
      </w:r>
    </w:p>
    <w:p w14:paraId="1078FE33" w14:textId="3D7251AB" w:rsidR="004C7409" w:rsidRPr="004C7409" w:rsidRDefault="004C7409" w:rsidP="004C7409">
      <w:r>
        <w:t xml:space="preserve">IMU는 가속도와 </w:t>
      </w:r>
      <w:r>
        <w:rPr>
          <w:rFonts w:hint="eastAsia"/>
        </w:rPr>
        <w:t>각속도</w:t>
      </w:r>
      <w:r>
        <w:t xml:space="preserve"> 각각에 저역통과필터(LPF)를 적용하여 고주파 진동 노이즈를 1차로 억제</w:t>
      </w:r>
      <w:r>
        <w:rPr>
          <w:rFonts w:hint="eastAsia"/>
        </w:rPr>
        <w:t>하였으며,</w:t>
      </w:r>
      <w:r>
        <w:t xml:space="preserve"> 차단 주파수는 Table 2와 같이 설정하였다. 정적 환경에서 측정한 결과</w:t>
      </w:r>
      <w:r>
        <w:rPr>
          <w:rFonts w:hint="eastAsia"/>
        </w:rPr>
        <w:t>,</w:t>
      </w:r>
      <w:r>
        <w:t xml:space="preserve"> 가속도계 분산은 약 6.3×10⁻⁴ (m/s²)², </w:t>
      </w:r>
      <w:r>
        <w:rPr>
          <w:rFonts w:hint="eastAsia"/>
        </w:rPr>
        <w:t>각속도계</w:t>
      </w:r>
      <w:r>
        <w:t xml:space="preserve"> 분산은 약 </w:t>
      </w:r>
      <m:oMath>
        <m:r>
          <w:rPr>
            <w:rFonts w:ascii="Cambria Math" w:hAnsi="Cambria Math"/>
          </w:rPr>
          <m:t xml:space="preserve">1.2×10⁻⁶ (rad/s)² </m:t>
        </m:r>
      </m:oMath>
      <w:r>
        <w:rPr>
          <w:rFonts w:hint="eastAsia"/>
        </w:rPr>
        <w:t xml:space="preserve">이다. 해당 </w:t>
      </w:r>
      <w:r>
        <w:t>값은 후술하는 칼만 필터의 프로세스 노이즈 공분산 Q</w:t>
      </w:r>
      <w:r>
        <w:rPr>
          <w:rFonts w:hint="eastAsia"/>
        </w:rPr>
        <w:t>에 반영하였</w:t>
      </w:r>
      <w:r>
        <w:t>다.</w:t>
      </w:r>
    </w:p>
    <w:p w14:paraId="0CBCB3F6" w14:textId="77777777" w:rsidR="004C7409" w:rsidRPr="008F0000" w:rsidRDefault="004C7409" w:rsidP="004C7409"/>
    <w:p w14:paraId="3E509825" w14:textId="77777777" w:rsidR="004C7409" w:rsidRPr="004C7409" w:rsidRDefault="004C7409" w:rsidP="004C7409">
      <w:r>
        <w:rPr>
          <w:b/>
          <w:bCs/>
        </w:rPr>
        <w:t>Table 2. IMU 디지털 필터 설정</w:t>
      </w:r>
    </w:p>
    <w:tbl>
      <w:tblPr>
        <w:tblW w:w="0" w:type="auto"/>
        <w:tblCellMar>
          <w:top w:w="15" w:type="dxa"/>
          <w:left w:w="15" w:type="dxa"/>
          <w:bottom w:w="15" w:type="dxa"/>
          <w:right w:w="15" w:type="dxa"/>
        </w:tblCellMar>
        <w:tblLook w:val="04A0" w:firstRow="1" w:lastRow="0" w:firstColumn="1" w:lastColumn="0" w:noHBand="0" w:noVBand="1"/>
      </w:tblPr>
      <w:tblGrid>
        <w:gridCol w:w="988"/>
        <w:gridCol w:w="2456"/>
        <w:gridCol w:w="5572"/>
      </w:tblGrid>
      <w:tr w:rsidR="004C7409" w:rsidRPr="004C7409" w14:paraId="2EBB8B85" w14:textId="77777777" w:rsidTr="00397022">
        <w:tc>
          <w:tcPr>
            <w:tcW w:w="988"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34E98AA0" w14:textId="77777777" w:rsidR="004C7409" w:rsidRPr="004C7409" w:rsidRDefault="004C7409" w:rsidP="004C7409">
            <w:r>
              <w:rPr>
                <w:b/>
                <w:bCs/>
              </w:rPr>
              <w:t>센서</w:t>
            </w:r>
          </w:p>
        </w:tc>
        <w:tc>
          <w:tcPr>
            <w:tcW w:w="2456" w:type="dxa"/>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7E77E507" w14:textId="77777777" w:rsidR="004C7409" w:rsidRPr="004C7409" w:rsidRDefault="004C7409" w:rsidP="004C7409">
            <w:r>
              <w:rPr>
                <w:b/>
                <w:bCs/>
              </w:rPr>
              <w:t>Cutoff</w:t>
            </w:r>
          </w:p>
        </w:tc>
        <w:tc>
          <w:tcPr>
            <w:tcW w:w="0" w:type="auto"/>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589A33A1" w14:textId="77777777" w:rsidR="004C7409" w:rsidRPr="004C7409" w:rsidRDefault="004C7409" w:rsidP="004C7409">
            <w:r>
              <w:rPr>
                <w:b/>
                <w:bCs/>
              </w:rPr>
              <w:t>설정 근거</w:t>
            </w:r>
          </w:p>
        </w:tc>
      </w:tr>
      <w:tr w:rsidR="004C7409" w:rsidRPr="004C7409" w14:paraId="7266FA54" w14:textId="77777777" w:rsidTr="00397022">
        <w:tc>
          <w:tcPr>
            <w:tcW w:w="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BE43399" w14:textId="77777777" w:rsidR="004C7409" w:rsidRPr="004C7409" w:rsidRDefault="004C7409" w:rsidP="004C7409">
            <w:r>
              <w:t>가속도</w:t>
            </w:r>
          </w:p>
        </w:tc>
        <w:tc>
          <w:tcPr>
            <w:tcW w:w="24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9C5CF5" w14:textId="77777777" w:rsidR="004C7409" w:rsidRPr="004C7409" w:rsidRDefault="004C7409" w:rsidP="004C7409">
            <w:r>
              <w:t>41.6 Hz</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5A6FDE5" w14:textId="77777777" w:rsidR="004C7409" w:rsidRPr="004C7409" w:rsidRDefault="004C7409" w:rsidP="004C7409">
            <w:r>
              <w:t>강체 신호(&lt; 20 Hz) 통과</w:t>
            </w:r>
            <w:r>
              <w:rPr>
                <w:rFonts w:hint="eastAsia"/>
              </w:rPr>
              <w:t>,</w:t>
            </w:r>
            <w:r>
              <w:t xml:space="preserve"> </w:t>
            </w:r>
            <w:r>
              <w:rPr>
                <w:rFonts w:hint="eastAsia"/>
              </w:rPr>
              <w:t xml:space="preserve">진동과 같은 </w:t>
            </w:r>
            <w:r>
              <w:t>고주파 차단</w:t>
            </w:r>
          </w:p>
        </w:tc>
      </w:tr>
      <w:tr w:rsidR="004C7409" w:rsidRPr="004C7409" w14:paraId="51539B6D" w14:textId="77777777" w:rsidTr="00397022">
        <w:tc>
          <w:tcPr>
            <w:tcW w:w="98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39E54EF" w14:textId="28F5C601" w:rsidR="004C7409" w:rsidRPr="004C7409" w:rsidRDefault="008F0000" w:rsidP="004C7409">
            <w:r>
              <w:rPr>
                <w:rFonts w:hint="eastAsia"/>
              </w:rPr>
              <w:t>각속도</w:t>
            </w:r>
          </w:p>
        </w:tc>
        <w:tc>
          <w:tcPr>
            <w:tcW w:w="24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C2D4EBC" w14:textId="77777777" w:rsidR="004C7409" w:rsidRPr="004C7409" w:rsidRDefault="004C7409" w:rsidP="004C7409">
            <w:r>
              <w:t>136.6 Hz (LPF2: 135.9 Hz)</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1324A28" w14:textId="77777777" w:rsidR="004C7409" w:rsidRPr="004C7409" w:rsidRDefault="004C7409" w:rsidP="004C7409">
            <w:r>
              <w:t>위상 지연 최소화</w:t>
            </w:r>
            <w:r>
              <w:rPr>
                <w:rFonts w:hint="eastAsia"/>
              </w:rPr>
              <w:t>(가장 약한 LPF)</w:t>
            </w:r>
            <w:r>
              <w:t>로 자세 추정 정확도 확보</w:t>
            </w:r>
          </w:p>
        </w:tc>
      </w:tr>
    </w:tbl>
    <w:p w14:paraId="0F7E7599" w14:textId="77777777" w:rsidR="004C7409" w:rsidRPr="00E46C3D" w:rsidRDefault="004C7409" w:rsidP="004C7409"/>
    <w:p w14:paraId="01722FA0" w14:textId="77777777" w:rsidR="004C7409" w:rsidRPr="004C7409" w:rsidRDefault="004C7409" w:rsidP="004C7409">
      <w:r>
        <w:rPr>
          <w:noProof/>
        </w:rPr>
        <w:lastRenderedPageBreak/>
        <w:drawing>
          <wp:inline distT="0" distB="0" distL="0" distR="0" wp14:anchorId="4C189A3B" wp14:editId="3C75702E">
            <wp:extent cx="2781300" cy="1924050"/>
            <wp:effectExtent l="0" t="0" r="0" b="0"/>
            <wp:docPr id="1785475206"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1300" cy="1924050"/>
                    </a:xfrm>
                    <a:prstGeom prst="rect">
                      <a:avLst/>
                    </a:prstGeom>
                    <a:noFill/>
                    <a:ln>
                      <a:noFill/>
                    </a:ln>
                  </pic:spPr>
                </pic:pic>
              </a:graphicData>
            </a:graphic>
          </wp:inline>
        </w:drawing>
      </w:r>
      <w:r>
        <w:rPr>
          <w:noProof/>
        </w:rPr>
        <w:drawing>
          <wp:inline distT="0" distB="0" distL="0" distR="0" wp14:anchorId="66E1A645" wp14:editId="5291BFBC">
            <wp:extent cx="2352675" cy="1733550"/>
            <wp:effectExtent l="0" t="0" r="9525" b="0"/>
            <wp:docPr id="1445425899"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2675" cy="1733550"/>
                    </a:xfrm>
                    <a:prstGeom prst="rect">
                      <a:avLst/>
                    </a:prstGeom>
                    <a:noFill/>
                    <a:ln>
                      <a:noFill/>
                    </a:ln>
                  </pic:spPr>
                </pic:pic>
              </a:graphicData>
            </a:graphic>
          </wp:inline>
        </w:drawing>
      </w:r>
    </w:p>
    <w:p w14:paraId="1499B3B7" w14:textId="1DCA688F" w:rsidR="004C7409" w:rsidRPr="004C7409" w:rsidRDefault="004C7409" w:rsidP="004C7409">
      <w:pPr>
        <w:rPr>
          <w:b/>
          <w:bCs/>
        </w:rPr>
      </w:pPr>
      <w:r>
        <w:rPr>
          <w:b/>
          <w:bCs/>
        </w:rPr>
        <w:t>4.3.2 기압계</w:t>
      </w:r>
      <w:r>
        <w:rPr>
          <w:rFonts w:hint="eastAsia"/>
          <w:b/>
          <w:bCs/>
        </w:rPr>
        <w:t xml:space="preserve"> </w:t>
      </w:r>
      <w:r>
        <w:rPr>
          <w:b/>
          <w:bCs/>
        </w:rPr>
        <w:t>센서</w:t>
      </w:r>
      <w:r>
        <w:rPr>
          <w:rFonts w:hint="eastAsia"/>
          <w:b/>
          <w:bCs/>
        </w:rPr>
        <w:t xml:space="preserve"> (BMP388)</w:t>
      </w:r>
    </w:p>
    <w:p w14:paraId="67903BDC" w14:textId="4B88AB68" w:rsidR="004C7409" w:rsidRPr="004C7409" w:rsidRDefault="004C7409" w:rsidP="004C7409">
      <w:r>
        <w:t>기압계</w:t>
      </w:r>
      <w:r>
        <w:rPr>
          <w:rFonts w:hint="eastAsia"/>
        </w:rPr>
        <w:t xml:space="preserve"> </w:t>
      </w:r>
      <w:r>
        <w:t>센서는 압력 오버샘플링 ×8, 온도 오버샘플링 ×1로 설정하였으</w:t>
      </w:r>
      <w:r>
        <w:rPr>
          <w:rFonts w:hint="eastAsia"/>
        </w:rPr>
        <w:t>며, 이를 통해</w:t>
      </w:r>
      <w:r>
        <w:t xml:space="preserve"> 19 bit / 0.33 Pa의 분해능을 얻을 수 있</w:t>
      </w:r>
      <w:r>
        <w:rPr>
          <w:rFonts w:hint="eastAsia"/>
        </w:rPr>
        <w:t>고,</w:t>
      </w:r>
      <w:r>
        <w:t xml:space="preserve"> IIR 필터를 끈 상태에서 RMS 노이즈는 2.3 Pa</w:t>
      </w:r>
      <w:r>
        <w:rPr>
          <w:rFonts w:hint="eastAsia"/>
        </w:rPr>
        <w:t>의 성능을 보인</w:t>
      </w:r>
      <w:r>
        <w:t>다. 오버샘플링</w:t>
      </w:r>
      <w:r>
        <w:rPr>
          <w:rFonts w:hint="eastAsia"/>
        </w:rPr>
        <w:t xml:space="preserve"> 증가에 따라</w:t>
      </w:r>
      <w:r>
        <w:t xml:space="preserve"> 노이즈는 </w:t>
      </w:r>
      <w:r>
        <w:rPr>
          <w:rFonts w:hint="eastAsia"/>
        </w:rPr>
        <w:t>감소하지</w:t>
      </w:r>
      <w:r>
        <w:t xml:space="preserve">만 응답이 느려지므로, 비행 중 빠른 고도 변화를 놓치지 않으면서도 </w:t>
      </w:r>
      <w:r>
        <w:rPr>
          <w:rFonts w:hint="eastAsia"/>
        </w:rPr>
        <w:t>정점</w:t>
      </w:r>
      <w:r>
        <w:t xml:space="preserve"> 검출에 필요한 정밀도를 확보할 수 있는 ×8을 절충점으로 선택하였다.</w:t>
      </w:r>
    </w:p>
    <w:p w14:paraId="3C98F1BD" w14:textId="2F3BF1A1" w:rsidR="002515C6" w:rsidRPr="004C7409" w:rsidRDefault="002515C6" w:rsidP="002515C6">
      <w:r>
        <w:rPr>
          <w:rFonts w:hint="eastAsia"/>
        </w:rPr>
        <w:t xml:space="preserve">선정한 기압계는 주변 공기 흐름에 의한 외란을 반영하지 않기 때문에, 실제에 가까운 데이터를 위해 정적 환경에서 기압계 고도 신호를 측정한 분포를 분석하였다. Fig. 5는 측정 평균 0.483 m, 분산 0.089 m²의 원시 데이터 분포로, 환경적 기압 변동에 의한 바이어스가 포함된 결과이다. 해당 결과는 </w:t>
      </w:r>
      <w:r>
        <w:t xml:space="preserve">후술하는 칼만 필터 </w:t>
      </w:r>
      <w:r>
        <w:rPr>
          <w:rFonts w:hint="eastAsia"/>
        </w:rPr>
        <w:t>측정</w:t>
      </w:r>
      <w:r>
        <w:t xml:space="preserve"> 노이즈 공분산 </w:t>
      </w:r>
      <w:r>
        <w:rPr>
          <w:rFonts w:hint="eastAsia"/>
        </w:rPr>
        <w:t>R</w:t>
      </w:r>
      <w:r>
        <w:t>에 반영</w:t>
      </w:r>
      <w:r>
        <w:rPr>
          <w:rFonts w:hint="eastAsia"/>
        </w:rPr>
        <w:t>하였</w:t>
      </w:r>
      <w:r>
        <w:t>다.</w:t>
      </w:r>
    </w:p>
    <w:p w14:paraId="23555E19" w14:textId="77777777" w:rsidR="004C7409" w:rsidRPr="002515C6" w:rsidRDefault="004C7409" w:rsidP="004C7409"/>
    <w:p w14:paraId="1D07A7EC" w14:textId="77777777" w:rsidR="004C7409" w:rsidRPr="004C7409" w:rsidRDefault="004C7409" w:rsidP="004C7409">
      <w:r>
        <w:rPr>
          <w:b/>
          <w:bCs/>
        </w:rPr>
        <w:t>Table 3. 압력 오버샘플링 옵션 비교</w:t>
      </w:r>
    </w:p>
    <w:tbl>
      <w:tblPr>
        <w:tblW w:w="0" w:type="auto"/>
        <w:tblCellMar>
          <w:top w:w="15" w:type="dxa"/>
          <w:left w:w="15" w:type="dxa"/>
          <w:bottom w:w="15" w:type="dxa"/>
          <w:right w:w="15" w:type="dxa"/>
        </w:tblCellMar>
        <w:tblLook w:val="04A0" w:firstRow="1" w:lastRow="0" w:firstColumn="1" w:lastColumn="0" w:noHBand="0" w:noVBand="1"/>
      </w:tblPr>
      <w:tblGrid>
        <w:gridCol w:w="1310"/>
        <w:gridCol w:w="1896"/>
        <w:gridCol w:w="1269"/>
        <w:gridCol w:w="1826"/>
      </w:tblGrid>
      <w:tr w:rsidR="004C7409" w:rsidRPr="004C7409" w14:paraId="4B82C936" w14:textId="77777777">
        <w:tc>
          <w:tcPr>
            <w:tcW w:w="0" w:type="auto"/>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49C1BD1C" w14:textId="77777777" w:rsidR="004C7409" w:rsidRPr="004C7409" w:rsidRDefault="004C7409" w:rsidP="004C7409">
            <w:r>
              <w:rPr>
                <w:b/>
                <w:bCs/>
              </w:rPr>
              <w:t>설정</w:t>
            </w:r>
          </w:p>
        </w:tc>
        <w:tc>
          <w:tcPr>
            <w:tcW w:w="0" w:type="auto"/>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2880B3BD" w14:textId="77777777" w:rsidR="004C7409" w:rsidRPr="004C7409" w:rsidRDefault="004C7409" w:rsidP="004C7409">
            <w:r>
              <w:rPr>
                <w:b/>
                <w:bCs/>
              </w:rPr>
              <w:t>측정 시간 (typ.)</w:t>
            </w:r>
          </w:p>
        </w:tc>
        <w:tc>
          <w:tcPr>
            <w:tcW w:w="0" w:type="auto"/>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6C7C27F5" w14:textId="77777777" w:rsidR="004C7409" w:rsidRPr="004C7409" w:rsidRDefault="004C7409" w:rsidP="004C7409">
            <w:r>
              <w:rPr>
                <w:b/>
                <w:bCs/>
              </w:rPr>
              <w:t>최대 ODR</w:t>
            </w:r>
          </w:p>
        </w:tc>
        <w:tc>
          <w:tcPr>
            <w:tcW w:w="0" w:type="auto"/>
            <w:tcBorders>
              <w:top w:val="single" w:sz="4" w:space="0" w:color="AAAAAA"/>
              <w:left w:val="single" w:sz="4" w:space="0" w:color="AAAAAA"/>
              <w:bottom w:val="single" w:sz="4" w:space="0" w:color="AAAAAA"/>
              <w:right w:val="single" w:sz="4" w:space="0" w:color="AAAAAA"/>
            </w:tcBorders>
            <w:shd w:val="clear" w:color="auto" w:fill="DCE6F1"/>
            <w:tcMar>
              <w:top w:w="80" w:type="dxa"/>
              <w:left w:w="120" w:type="dxa"/>
              <w:bottom w:w="80" w:type="dxa"/>
              <w:right w:w="120" w:type="dxa"/>
            </w:tcMar>
            <w:hideMark/>
          </w:tcPr>
          <w:p w14:paraId="7215DB16" w14:textId="77777777" w:rsidR="004C7409" w:rsidRPr="004C7409" w:rsidRDefault="004C7409" w:rsidP="004C7409">
            <w:r>
              <w:rPr>
                <w:b/>
                <w:bCs/>
              </w:rPr>
              <w:t>노이즈 (IIR off)</w:t>
            </w:r>
          </w:p>
        </w:tc>
      </w:tr>
      <w:tr w:rsidR="004C7409" w:rsidRPr="004C7409" w14:paraId="0FC48BE7"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36DFDF2" w14:textId="77777777" w:rsidR="004C7409" w:rsidRPr="004C7409" w:rsidRDefault="004C7409" w:rsidP="004C7409">
            <w:r>
              <w:t>×4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DB42B3E" w14:textId="77777777" w:rsidR="004C7409" w:rsidRPr="004C7409" w:rsidRDefault="004C7409" w:rsidP="004C7409">
            <w:r>
              <w:t>10.88 ms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3EBCCF4" w14:textId="77777777" w:rsidR="004C7409" w:rsidRPr="004C7409" w:rsidRDefault="004C7409" w:rsidP="004C7409">
            <w:r>
              <w:t>약 92 Hz</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82287E7" w14:textId="77777777" w:rsidR="004C7409" w:rsidRPr="004C7409" w:rsidRDefault="004C7409" w:rsidP="004C7409">
            <w:r>
              <w:t>3.2 Pa (27 cm)</w:t>
            </w:r>
          </w:p>
        </w:tc>
      </w:tr>
      <w:tr w:rsidR="004C7409" w:rsidRPr="004C7409" w14:paraId="6C59D57D"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237CE60" w14:textId="77777777" w:rsidR="004C7409" w:rsidRPr="004C7409" w:rsidRDefault="004C7409" w:rsidP="004C7409">
            <w:r>
              <w:t>×8  (선정)</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1F4E7DB" w14:textId="77777777" w:rsidR="004C7409" w:rsidRPr="004C7409" w:rsidRDefault="004C7409" w:rsidP="004C7409">
            <w:r>
              <w:t>18.69 ms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B6F9222" w14:textId="77777777" w:rsidR="004C7409" w:rsidRPr="004C7409" w:rsidRDefault="004C7409" w:rsidP="004C7409">
            <w:r>
              <w:t>약 53 Hz</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245D71A" w14:textId="77777777" w:rsidR="004C7409" w:rsidRPr="004C7409" w:rsidRDefault="004C7409" w:rsidP="004C7409">
            <w:r>
              <w:t>2.3 Pa (19 cm)</w:t>
            </w:r>
          </w:p>
        </w:tc>
      </w:tr>
      <w:tr w:rsidR="004C7409" w:rsidRPr="004C7409" w14:paraId="7C844CB8"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D5FFC78" w14:textId="77777777" w:rsidR="004C7409" w:rsidRPr="004C7409" w:rsidRDefault="004C7409" w:rsidP="004C7409">
            <w:r>
              <w:t>×16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6655C56" w14:textId="77777777" w:rsidR="004C7409" w:rsidRPr="004C7409" w:rsidRDefault="004C7409" w:rsidP="004C7409">
            <w:r>
              <w:t>37.14 ms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99439CB" w14:textId="77777777" w:rsidR="004C7409" w:rsidRPr="004C7409" w:rsidRDefault="004C7409" w:rsidP="004C7409">
            <w:r>
              <w:t>약 27 Hz</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679DF9D" w14:textId="77777777" w:rsidR="004C7409" w:rsidRPr="004C7409" w:rsidRDefault="004C7409" w:rsidP="004C7409">
            <w:r>
              <w:t>1.6 Pa (13 cm)</w:t>
            </w:r>
          </w:p>
        </w:tc>
      </w:tr>
      <w:tr w:rsidR="004C7409" w:rsidRPr="004C7409" w14:paraId="2DA8E362"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A802201" w14:textId="77777777" w:rsidR="004C7409" w:rsidRPr="004C7409" w:rsidRDefault="004C7409" w:rsidP="004C7409">
            <w:r>
              <w:t>×32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0A5879C" w14:textId="77777777" w:rsidR="004C7409" w:rsidRPr="004C7409" w:rsidRDefault="004C7409" w:rsidP="004C7409">
            <w:r>
              <w:t>69.46 ms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9504045" w14:textId="77777777" w:rsidR="004C7409" w:rsidRPr="004C7409" w:rsidRDefault="004C7409" w:rsidP="004C7409">
            <w:r>
              <w:t>약 14 Hz</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6BE4D50" w14:textId="77777777" w:rsidR="004C7409" w:rsidRPr="004C7409" w:rsidRDefault="004C7409" w:rsidP="004C7409">
            <w:r>
              <w:t>1.2 Pa (10 cm)</w:t>
            </w:r>
          </w:p>
        </w:tc>
      </w:tr>
    </w:tbl>
    <w:p w14:paraId="70B9DFD1" w14:textId="79D099BF" w:rsidR="002F3615" w:rsidRDefault="00000000" w:rsidP="00A0490B">
      <w:pPr>
        <w:jc w:val="center"/>
      </w:pPr>
      <w:r>
        <w:rPr>
          <w:noProof/>
        </w:rPr>
        <w:lastRenderedPageBreak/>
        <w:drawing>
          <wp:inline distT="0" distB="0" distL="0" distR="0" wp14:anchorId="74276503" wp14:editId="265B11B7">
            <wp:extent cx="3000000" cy="2150000"/>
            <wp:effectExtent l="0" t="0" r="0" b="0"/>
            <wp:docPr id="204609738" name="Baro_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o_raw"/>
                    <pic:cNvPicPr/>
                  </pic:nvPicPr>
                  <pic:blipFill>
                    <a:blip r:embed="rId8"/>
                    <a:stretch>
                      <a:fillRect/>
                    </a:stretch>
                  </pic:blipFill>
                  <pic:spPr>
                    <a:xfrm>
                      <a:off x="0" y="0"/>
                      <a:ext cx="3000000" cy="2150000"/>
                    </a:xfrm>
                    <a:prstGeom prst="rect">
                      <a:avLst/>
                    </a:prstGeom>
                  </pic:spPr>
                </pic:pic>
              </a:graphicData>
            </a:graphic>
          </wp:inline>
        </w:drawing>
      </w:r>
    </w:p>
    <w:p w14:paraId="25CC37D5" w14:textId="77777777" w:rsidR="002F3615" w:rsidRDefault="00000000">
      <w:pPr>
        <w:jc w:val="center"/>
      </w:pPr>
      <w:r>
        <w:rPr>
          <w:b/>
          <w:bCs/>
        </w:rPr>
        <w:t>Fig. 5. 정적 환경 기압계 고도 측정 분포 (raw, bias 포함)</w:t>
      </w:r>
    </w:p>
    <w:p w14:paraId="2686B73A" w14:textId="77777777" w:rsidR="002F3615" w:rsidRDefault="002F3615">
      <w:pPr>
        <w:jc w:val="center"/>
      </w:pPr>
    </w:p>
    <w:p w14:paraId="1930058A" w14:textId="77777777" w:rsidR="004C7409" w:rsidRPr="004C7409" w:rsidRDefault="004C7409" w:rsidP="004C7409">
      <w:pPr>
        <w:rPr>
          <w:b/>
          <w:bCs/>
        </w:rPr>
      </w:pPr>
      <w:r>
        <w:rPr>
          <w:b/>
          <w:bCs/>
        </w:rPr>
        <w:t>4.4 펌웨어 아키텍처</w:t>
      </w:r>
    </w:p>
    <w:p w14:paraId="62512DF6" w14:textId="4CDF17AA" w:rsidR="004C7409" w:rsidRPr="004C7409" w:rsidRDefault="004C7409" w:rsidP="00793019">
      <w:pPr>
        <w:ind w:firstLineChars="100" w:firstLine="220"/>
      </w:pPr>
      <w:r>
        <w:t>2단부 펌웨어는 ESP32-S3의 듀얼코어를 활용하여 FreeRTOS 기반 실시간 처리 구조로 구성하였다. 센서 수집·상태추정</w:t>
      </w:r>
      <w:r>
        <w:rPr>
          <w:rFonts w:hint="eastAsia"/>
        </w:rPr>
        <w:t xml:space="preserve"> 과 데이터 저장 시퀀스 </w:t>
      </w:r>
      <w:r>
        <w:t>태스크를 코어 단위로 분리함으로써, 데이터 수집의 정주기성을 유지하면서 시퀀스 판정의 지연을 최소화하는 것</w:t>
      </w:r>
      <w:r>
        <w:rPr>
          <w:rFonts w:hint="eastAsia"/>
        </w:rPr>
        <w:t>을 목표로 하였다.</w:t>
      </w:r>
    </w:p>
    <w:p w14:paraId="5F5D245C" w14:textId="77777777" w:rsidR="004C7409" w:rsidRPr="00793019" w:rsidRDefault="004C7409" w:rsidP="004C7409"/>
    <w:p w14:paraId="1348D024" w14:textId="77777777" w:rsidR="004C7409" w:rsidRPr="004C7409" w:rsidRDefault="004C7409" w:rsidP="004C7409">
      <w:pPr>
        <w:rPr>
          <w:b/>
          <w:bCs/>
        </w:rPr>
      </w:pPr>
      <w:r>
        <w:rPr>
          <w:b/>
          <w:bCs/>
        </w:rPr>
        <w:t>4.4.1 듀얼코어 태스크 구조</w:t>
      </w:r>
    </w:p>
    <w:p w14:paraId="6B65AC13" w14:textId="7BCFD1FF" w:rsidR="004C7409" w:rsidRPr="004C7409" w:rsidRDefault="004C7409" w:rsidP="004C7409">
      <w:r>
        <w:t xml:space="preserve">ESP32-S3는 두 개의 Xtensa LX7 코어(Core 0, Core 1)를 제공한다. 본 펌웨어는 실시간성이 요구되는 센서 수집 태스크와 그 외 시스템 태스크를 서로 다른 코어에 분리 배치하여, 한쪽의 부하가 다른 쪽의 </w:t>
      </w:r>
      <w:r>
        <w:rPr>
          <w:rFonts w:hint="eastAsia"/>
        </w:rPr>
        <w:t>실</w:t>
      </w:r>
      <w:r>
        <w:t>시간성을 침해하지 않도록 하였다. 태스크 구성과 우선순위는 코어별 태스크 배치 구조는 Fig. 4에, 태스크 구성과 우선순위는 Table 5에 정리하였다.</w:t>
      </w:r>
    </w:p>
    <w:p w14:paraId="36873B2E" w14:textId="77777777" w:rsidR="004C7409" w:rsidRPr="004C7409" w:rsidRDefault="00370011" w:rsidP="004C7409">
      <w:pPr>
        <w:jc w:val="center"/>
      </w:pPr>
      <w:r>
        <w:rPr>
          <w:noProof/>
        </w:rPr>
        <w:drawing>
          <wp:inline distT="0" distB="0" distL="0" distR="0" wp14:anchorId="0D56B407" wp14:editId="1EE727F4">
            <wp:extent cx="5731510" cy="2214880"/>
            <wp:effectExtent l="0" t="0" r="2540" b="0"/>
            <wp:docPr id="8269331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3108" name=""/>
                    <pic:cNvPicPr/>
                  </pic:nvPicPr>
                  <pic:blipFill>
                    <a:blip r:embed="rId9"/>
                    <a:stretch>
                      <a:fillRect/>
                    </a:stretch>
                  </pic:blipFill>
                  <pic:spPr>
                    <a:xfrm>
                      <a:off x="0" y="0"/>
                      <a:ext cx="5731510" cy="2214880"/>
                    </a:xfrm>
                    <a:prstGeom prst="rect">
                      <a:avLst/>
                    </a:prstGeom>
                  </pic:spPr>
                </pic:pic>
              </a:graphicData>
            </a:graphic>
          </wp:inline>
        </w:drawing>
      </w:r>
    </w:p>
    <w:p w14:paraId="7CF62B4C" w14:textId="77777777" w:rsidR="004C7409" w:rsidRPr="004C7409" w:rsidRDefault="004C7409" w:rsidP="004C7409">
      <w:pPr>
        <w:jc w:val="center"/>
      </w:pPr>
      <w:r>
        <w:rPr>
          <w:b/>
          <w:bCs/>
        </w:rPr>
        <w:lastRenderedPageBreak/>
        <w:t>Fig. 4. FreeRTOS 듀얼코어 태스크 배치</w:t>
      </w:r>
    </w:p>
    <w:p w14:paraId="0AE80FC7" w14:textId="77777777" w:rsidR="004C7409" w:rsidRPr="004C7409" w:rsidRDefault="004C7409" w:rsidP="004C7409">
      <w:pPr>
        <w:jc w:val="center"/>
      </w:pPr>
      <w:r>
        <w:rPr>
          <w:b/>
          <w:bCs/>
        </w:rPr>
        <w:t xml:space="preserve">Table 5. FreeRTOS 태스크 </w:t>
      </w:r>
      <w:commentRangeStart w:id="0"/>
      <w:r>
        <w:rPr>
          <w:b/>
          <w:bCs/>
        </w:rPr>
        <w:t>구성</w:t>
      </w:r>
      <w:commentRangeEnd w:id="0"/>
      <w:r w:rsidRPr="004C7409">
        <w:rPr>
          <w:rStyle w:val="aa"/>
          <w:sz w:val="22"/>
          <w:szCs w:val="24"/>
        </w:rPr>
        <w:commentReference w:id="0"/>
      </w:r>
    </w:p>
    <w:tbl>
      <w:tblPr>
        <w:tblW w:w="9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1302"/>
        <w:gridCol w:w="1053"/>
        <w:gridCol w:w="1858"/>
        <w:gridCol w:w="3507"/>
      </w:tblGrid>
      <w:tr w:rsidR="002F3615" w14:paraId="21DA2948" w14:textId="77777777" w:rsidTr="00F6253C">
        <w:trPr>
          <w:jc w:val="center"/>
        </w:trPr>
        <w:tc>
          <w:tcPr>
            <w:tcW w:w="1482" w:type="dxa"/>
          </w:tcPr>
          <w:p w14:paraId="03B200DD" w14:textId="75F6E3AB" w:rsidR="002F3615" w:rsidRDefault="00793019">
            <w:pPr>
              <w:jc w:val="center"/>
            </w:pPr>
            <w:r>
              <w:rPr>
                <w:rFonts w:hint="eastAsia"/>
                <w:b/>
              </w:rPr>
              <w:t>코어</w:t>
            </w:r>
          </w:p>
        </w:tc>
        <w:tc>
          <w:tcPr>
            <w:tcW w:w="900" w:type="dxa"/>
          </w:tcPr>
          <w:p w14:paraId="5ED7E145" w14:textId="77777777" w:rsidR="002F3615" w:rsidRDefault="00000000">
            <w:pPr>
              <w:jc w:val="center"/>
            </w:pPr>
            <w:r>
              <w:rPr>
                <w:b/>
              </w:rPr>
              <w:t>태스크</w:t>
            </w:r>
          </w:p>
        </w:tc>
        <w:tc>
          <w:tcPr>
            <w:tcW w:w="1100" w:type="dxa"/>
          </w:tcPr>
          <w:p w14:paraId="1AE9FCBE" w14:textId="77777777" w:rsidR="002F3615" w:rsidRDefault="00000000">
            <w:pPr>
              <w:jc w:val="center"/>
            </w:pPr>
            <w:r>
              <w:rPr>
                <w:b/>
              </w:rPr>
              <w:t>우선순위</w:t>
            </w:r>
          </w:p>
        </w:tc>
        <w:tc>
          <w:tcPr>
            <w:tcW w:w="1947" w:type="dxa"/>
          </w:tcPr>
          <w:p w14:paraId="1D91D559" w14:textId="77777777" w:rsidR="002F3615" w:rsidRDefault="00000000">
            <w:pPr>
              <w:jc w:val="center"/>
            </w:pPr>
            <w:r>
              <w:rPr>
                <w:b/>
              </w:rPr>
              <w:t>주기/트리거</w:t>
            </w:r>
          </w:p>
        </w:tc>
        <w:tc>
          <w:tcPr>
            <w:tcW w:w="3700" w:type="dxa"/>
          </w:tcPr>
          <w:p w14:paraId="7EB28661" w14:textId="77777777" w:rsidR="002F3615" w:rsidRDefault="00000000">
            <w:pPr>
              <w:jc w:val="center"/>
            </w:pPr>
            <w:r>
              <w:rPr>
                <w:b/>
              </w:rPr>
              <w:t>역할</w:t>
            </w:r>
          </w:p>
        </w:tc>
      </w:tr>
      <w:tr w:rsidR="00793019" w14:paraId="535DEAFA" w14:textId="77777777" w:rsidTr="00F6253C">
        <w:trPr>
          <w:jc w:val="center"/>
        </w:trPr>
        <w:tc>
          <w:tcPr>
            <w:tcW w:w="1482" w:type="dxa"/>
          </w:tcPr>
          <w:p w14:paraId="496E7451" w14:textId="67E5EB97" w:rsidR="00793019" w:rsidRDefault="00793019" w:rsidP="00793019">
            <w:pPr>
              <w:jc w:val="center"/>
            </w:pPr>
            <w:r>
              <w:rPr>
                <w:rFonts w:hint="eastAsia"/>
              </w:rPr>
              <w:t>1</w:t>
            </w:r>
          </w:p>
        </w:tc>
        <w:tc>
          <w:tcPr>
            <w:tcW w:w="900" w:type="dxa"/>
          </w:tcPr>
          <w:p w14:paraId="2D711401" w14:textId="1272B408" w:rsidR="00793019" w:rsidRDefault="00793019" w:rsidP="00793019">
            <w:pPr>
              <w:jc w:val="center"/>
            </w:pPr>
            <w:r>
              <w:t>IMU_Task</w:t>
            </w:r>
          </w:p>
        </w:tc>
        <w:tc>
          <w:tcPr>
            <w:tcW w:w="1100" w:type="dxa"/>
          </w:tcPr>
          <w:p w14:paraId="66193643" w14:textId="77777777" w:rsidR="00793019" w:rsidRDefault="00793019" w:rsidP="00793019">
            <w:pPr>
              <w:jc w:val="center"/>
            </w:pPr>
            <w:r>
              <w:t>5</w:t>
            </w:r>
          </w:p>
        </w:tc>
        <w:tc>
          <w:tcPr>
            <w:tcW w:w="1947" w:type="dxa"/>
          </w:tcPr>
          <w:p w14:paraId="7043A89D" w14:textId="77777777" w:rsidR="00793019" w:rsidRDefault="00793019" w:rsidP="00793019">
            <w:pPr>
              <w:jc w:val="center"/>
            </w:pPr>
            <w:r>
              <w:t>IMU INT (416 Hz)</w:t>
            </w:r>
          </w:p>
        </w:tc>
        <w:tc>
          <w:tcPr>
            <w:tcW w:w="3700" w:type="dxa"/>
          </w:tcPr>
          <w:p w14:paraId="6EA88E09" w14:textId="77777777" w:rsidR="00793019" w:rsidRDefault="00793019" w:rsidP="00793019">
            <w:r>
              <w:t xml:space="preserve">IMU 데이터 수집, </w:t>
            </w:r>
            <w:r>
              <w:rPr>
                <w:rFonts w:hint="eastAsia"/>
              </w:rPr>
              <w:t xml:space="preserve">Kalman Filter 예측, </w:t>
            </w:r>
            <w:r>
              <w:t>NAV 갱신, 상태 패킷 로깅</w:t>
            </w:r>
          </w:p>
        </w:tc>
      </w:tr>
      <w:tr w:rsidR="00793019" w14:paraId="67F7F4C6" w14:textId="77777777" w:rsidTr="00F6253C">
        <w:trPr>
          <w:jc w:val="center"/>
        </w:trPr>
        <w:tc>
          <w:tcPr>
            <w:tcW w:w="1482" w:type="dxa"/>
          </w:tcPr>
          <w:p w14:paraId="550C4E76" w14:textId="6502A99E" w:rsidR="00793019" w:rsidRDefault="00793019" w:rsidP="00793019">
            <w:pPr>
              <w:jc w:val="center"/>
            </w:pPr>
            <w:r>
              <w:rPr>
                <w:rFonts w:hint="eastAsia"/>
              </w:rPr>
              <w:t>1</w:t>
            </w:r>
          </w:p>
        </w:tc>
        <w:tc>
          <w:tcPr>
            <w:tcW w:w="900" w:type="dxa"/>
          </w:tcPr>
          <w:p w14:paraId="542AF64F" w14:textId="79EE38DA" w:rsidR="00793019" w:rsidRDefault="00793019" w:rsidP="00793019">
            <w:pPr>
              <w:jc w:val="center"/>
            </w:pPr>
            <w:r>
              <w:t>BMP_Task</w:t>
            </w:r>
          </w:p>
        </w:tc>
        <w:tc>
          <w:tcPr>
            <w:tcW w:w="1100" w:type="dxa"/>
          </w:tcPr>
          <w:p w14:paraId="0F380EB1" w14:textId="77777777" w:rsidR="00793019" w:rsidRDefault="00793019" w:rsidP="00793019">
            <w:pPr>
              <w:jc w:val="center"/>
            </w:pPr>
            <w:r>
              <w:t>4</w:t>
            </w:r>
          </w:p>
        </w:tc>
        <w:tc>
          <w:tcPr>
            <w:tcW w:w="1947" w:type="dxa"/>
          </w:tcPr>
          <w:p w14:paraId="7498558B" w14:textId="77777777" w:rsidR="00793019" w:rsidRDefault="00793019" w:rsidP="00793019">
            <w:pPr>
              <w:jc w:val="center"/>
            </w:pPr>
            <w:r>
              <w:t>BMP INT (50 Hz)</w:t>
            </w:r>
          </w:p>
        </w:tc>
        <w:tc>
          <w:tcPr>
            <w:tcW w:w="3700" w:type="dxa"/>
          </w:tcPr>
          <w:p w14:paraId="1316AD03" w14:textId="77777777" w:rsidR="00793019" w:rsidRDefault="00793019" w:rsidP="00793019">
            <w:r>
              <w:t>기압계 측정, K</w:t>
            </w:r>
            <w:r>
              <w:rPr>
                <w:rFonts w:hint="eastAsia"/>
              </w:rPr>
              <w:t xml:space="preserve">alman </w:t>
            </w:r>
            <w:r>
              <w:t>F</w:t>
            </w:r>
            <w:r>
              <w:rPr>
                <w:rFonts w:hint="eastAsia"/>
              </w:rPr>
              <w:t>ilter</w:t>
            </w:r>
            <w:r>
              <w:t xml:space="preserve"> 갱신 단계, 기압 패킷 로깅</w:t>
            </w:r>
          </w:p>
        </w:tc>
      </w:tr>
      <w:tr w:rsidR="00793019" w14:paraId="6959B729" w14:textId="77777777" w:rsidTr="00F6253C">
        <w:trPr>
          <w:jc w:val="center"/>
        </w:trPr>
        <w:tc>
          <w:tcPr>
            <w:tcW w:w="1482" w:type="dxa"/>
          </w:tcPr>
          <w:p w14:paraId="2E7641F9" w14:textId="43938B8D" w:rsidR="00793019" w:rsidRDefault="00793019" w:rsidP="00793019">
            <w:pPr>
              <w:jc w:val="center"/>
            </w:pPr>
            <w:r>
              <w:rPr>
                <w:rFonts w:hint="eastAsia"/>
              </w:rPr>
              <w:t>0</w:t>
            </w:r>
          </w:p>
        </w:tc>
        <w:tc>
          <w:tcPr>
            <w:tcW w:w="900" w:type="dxa"/>
          </w:tcPr>
          <w:p w14:paraId="09CDB278" w14:textId="240D0219" w:rsidR="00793019" w:rsidRDefault="00793019" w:rsidP="00793019">
            <w:pPr>
              <w:jc w:val="center"/>
            </w:pPr>
            <w:r>
              <w:t>Flight_Task</w:t>
            </w:r>
          </w:p>
        </w:tc>
        <w:tc>
          <w:tcPr>
            <w:tcW w:w="1100" w:type="dxa"/>
          </w:tcPr>
          <w:p w14:paraId="3344643C" w14:textId="77777777" w:rsidR="00793019" w:rsidRDefault="00793019" w:rsidP="00793019">
            <w:pPr>
              <w:jc w:val="center"/>
            </w:pPr>
            <w:r>
              <w:t>3</w:t>
            </w:r>
          </w:p>
        </w:tc>
        <w:tc>
          <w:tcPr>
            <w:tcW w:w="1947" w:type="dxa"/>
          </w:tcPr>
          <w:p w14:paraId="61C625F1" w14:textId="77777777" w:rsidR="00793019" w:rsidRDefault="00793019" w:rsidP="00793019">
            <w:pPr>
              <w:jc w:val="center"/>
            </w:pPr>
            <w:r>
              <w:t>10 Hz</w:t>
            </w:r>
          </w:p>
        </w:tc>
        <w:tc>
          <w:tcPr>
            <w:tcW w:w="3700" w:type="dxa"/>
          </w:tcPr>
          <w:p w14:paraId="09AA67B8" w14:textId="77777777" w:rsidR="00793019" w:rsidRDefault="00793019" w:rsidP="00793019">
            <w:r>
              <w:t xml:space="preserve">비행 </w:t>
            </w:r>
            <w:r>
              <w:rPr>
                <w:rFonts w:hint="eastAsia"/>
              </w:rPr>
              <w:t>단계 업데이트</w:t>
            </w:r>
            <w:r>
              <w:t>, 점화/사출 명령 출력</w:t>
            </w:r>
          </w:p>
        </w:tc>
      </w:tr>
      <w:tr w:rsidR="00793019" w14:paraId="4D97652C" w14:textId="77777777" w:rsidTr="00F6253C">
        <w:trPr>
          <w:jc w:val="center"/>
        </w:trPr>
        <w:tc>
          <w:tcPr>
            <w:tcW w:w="1482" w:type="dxa"/>
          </w:tcPr>
          <w:p w14:paraId="31D49E60" w14:textId="343A3CD0" w:rsidR="00793019" w:rsidRDefault="00793019" w:rsidP="00793019">
            <w:pPr>
              <w:jc w:val="center"/>
            </w:pPr>
            <w:r>
              <w:rPr>
                <w:rFonts w:hint="eastAsia"/>
              </w:rPr>
              <w:t>0</w:t>
            </w:r>
          </w:p>
        </w:tc>
        <w:tc>
          <w:tcPr>
            <w:tcW w:w="900" w:type="dxa"/>
          </w:tcPr>
          <w:p w14:paraId="44CC93BA" w14:textId="4BC5ECEF" w:rsidR="00793019" w:rsidRDefault="00793019" w:rsidP="00793019">
            <w:pPr>
              <w:jc w:val="center"/>
            </w:pPr>
            <w:r>
              <w:t>FlushTask</w:t>
            </w:r>
          </w:p>
        </w:tc>
        <w:tc>
          <w:tcPr>
            <w:tcW w:w="1100" w:type="dxa"/>
          </w:tcPr>
          <w:p w14:paraId="774C3204" w14:textId="77777777" w:rsidR="00793019" w:rsidRDefault="00793019" w:rsidP="00793019">
            <w:pPr>
              <w:jc w:val="center"/>
            </w:pPr>
            <w:r>
              <w:t>2</w:t>
            </w:r>
          </w:p>
        </w:tc>
        <w:tc>
          <w:tcPr>
            <w:tcW w:w="1947" w:type="dxa"/>
          </w:tcPr>
          <w:p w14:paraId="4127AF6D" w14:textId="77777777" w:rsidR="00793019" w:rsidRDefault="00793019" w:rsidP="00793019">
            <w:pPr>
              <w:jc w:val="center"/>
            </w:pPr>
            <w:r>
              <w:t>큐 수신</w:t>
            </w:r>
          </w:p>
        </w:tc>
        <w:tc>
          <w:tcPr>
            <w:tcW w:w="3700" w:type="dxa"/>
          </w:tcPr>
          <w:p w14:paraId="2A81B8B3" w14:textId="77777777" w:rsidR="00793019" w:rsidRDefault="00793019" w:rsidP="00793019">
            <w:r>
              <w:t>로그 큐 드레인, RAM 버퍼 적재, 페이지 단위 플래시 쓰기</w:t>
            </w:r>
          </w:p>
        </w:tc>
      </w:tr>
    </w:tbl>
    <w:p w14:paraId="44112106" w14:textId="6B59A21F" w:rsidR="004C7409" w:rsidRPr="004C7409" w:rsidRDefault="004C7409" w:rsidP="004C7409">
      <w:r>
        <w:t xml:space="preserve">센서 수집 태스크(IMU_Task, BMP_Task)는 인터럽트 기반으로 동작하며, 각 센서의 데이터 준비 신호를 감지하는 즉시 활성화된다. </w:t>
      </w:r>
      <w:r>
        <w:rPr>
          <w:rFonts w:hint="eastAsia"/>
        </w:rPr>
        <w:t xml:space="preserve">현재 상태를 추정하는 </w:t>
      </w:r>
      <w:commentRangeStart w:id="1"/>
      <w:commentRangeStart w:id="2"/>
      <w:r>
        <w:t xml:space="preserve">실시간성이 </w:t>
      </w:r>
      <w:r>
        <w:rPr>
          <w:rFonts w:hint="eastAsia"/>
        </w:rPr>
        <w:t>중요한</w:t>
      </w:r>
      <w:r>
        <w:t xml:space="preserve"> </w:t>
      </w:r>
      <w:commentRangeEnd w:id="2"/>
      <w:r>
        <w:rPr>
          <w:rStyle w:val="aa"/>
          <w:sz w:val="22"/>
          <w:szCs w:val="24"/>
        </w:rPr>
        <w:commentReference w:id="2"/>
      </w:r>
      <w:r>
        <w:t xml:space="preserve">두 태스크는 Core 1에 격리 배치하였고, 비행 단계 결정과 액추에이터 제어를 담당하는 Flight_Task와 플래시 쓰기를 담당하는 FlushTask는 실시간성 요구가 비교적 </w:t>
      </w:r>
      <w:r w:rsidR="007D697F">
        <w:rPr>
          <w:rFonts w:hint="eastAsia"/>
        </w:rPr>
        <w:t>낮으</w:t>
      </w:r>
      <w:r>
        <w:t>므로 Core 0에 배치하였다.</w:t>
      </w:r>
      <w:commentRangeEnd w:id="1"/>
      <w:r w:rsidRPr="004C7409">
        <w:rPr>
          <w:rStyle w:val="aa"/>
          <w:sz w:val="22"/>
          <w:szCs w:val="24"/>
        </w:rPr>
        <w:commentReference w:id="1"/>
      </w:r>
    </w:p>
    <w:p w14:paraId="602CCD6D" w14:textId="7BCB31FF" w:rsidR="004C7409" w:rsidRPr="004C7409" w:rsidRDefault="004C7409" w:rsidP="004C7409">
      <w:r>
        <w:t xml:space="preserve">두 코어에서 동시에 접근하는 공유 자원은 세 개의 </w:t>
      </w:r>
      <w:commentRangeStart w:id="3"/>
      <w:r>
        <w:t>뮤텍스</w:t>
      </w:r>
      <w:commentRangeEnd w:id="3"/>
      <w:r>
        <w:rPr>
          <w:rStyle w:val="aa"/>
          <w:sz w:val="22"/>
          <w:szCs w:val="24"/>
        </w:rPr>
        <w:commentReference w:id="3"/>
      </w:r>
      <w:r>
        <w:t>(spiMutex, navMutex, bufferMutex)로 보호된다. spiMutex는 IMU와 기압계가 공유하는 SPI 버스</w:t>
      </w:r>
      <w:r>
        <w:rPr>
          <w:rFonts w:hint="eastAsia"/>
        </w:rPr>
        <w:t>,</w:t>
      </w:r>
      <w:r>
        <w:t xml:space="preserve"> navMutex는 NAV 객체의 상태변수(쿼터니언, 칼만 필터 상태)에 대한 읽기-수정-쓰기</w:t>
      </w:r>
      <w:r>
        <w:rPr>
          <w:rFonts w:hint="eastAsia"/>
        </w:rPr>
        <w:t>를</w:t>
      </w:r>
      <w:r>
        <w:t>, bufferMutex는 여러 태스크가 공유하는 버퍼에 대한 동시 접근을 차단하여 데이터 무결성을 보장한다.</w:t>
      </w:r>
    </w:p>
    <w:p w14:paraId="31D1BE2B" w14:textId="77777777" w:rsidR="004C7409" w:rsidRPr="00793019" w:rsidRDefault="004C7409" w:rsidP="004C7409"/>
    <w:p w14:paraId="5BE9B262" w14:textId="77777777" w:rsidR="00F6253C" w:rsidRDefault="00000000" w:rsidP="00F6253C">
      <w:r>
        <w:rPr>
          <w:b/>
          <w:bCs/>
        </w:rPr>
        <w:t>4.5 1차원 칼만 필터 기반 수직 상태 추정</w:t>
      </w:r>
    </w:p>
    <w:p w14:paraId="59887748" w14:textId="3D4A0497" w:rsidR="000E2156" w:rsidRPr="000E2156" w:rsidRDefault="00F6253C" w:rsidP="00F6253C">
      <w:r>
        <w:rPr>
          <w:rFonts w:hint="eastAsia"/>
        </w:rPr>
        <w:t>로켓의 현재 상태를</w:t>
      </w:r>
      <w:r>
        <w:t xml:space="preserve"> 추정하는 항법 시스템에서 단일 센서</w:t>
      </w:r>
      <w:r>
        <w:rPr>
          <w:rFonts w:hint="eastAsia"/>
        </w:rPr>
        <w:t xml:space="preserve"> 사용은</w:t>
      </w:r>
      <w:r>
        <w:t xml:space="preserve"> 물리적 한계를 지닌다. 가속도계는 </w:t>
      </w:r>
      <w:r>
        <w:rPr>
          <w:rFonts w:hint="eastAsia"/>
        </w:rPr>
        <w:t>빠른 응답 속도로</w:t>
      </w:r>
      <w:r>
        <w:t xml:space="preserve"> 기체의 급격한 동적 변화를 즉각적으로 포착할 수 있으나, 적분 과정에서</w:t>
      </w:r>
      <w:r>
        <w:rPr>
          <w:rFonts w:hint="eastAsia"/>
        </w:rPr>
        <w:t xml:space="preserve"> </w:t>
      </w:r>
      <w:r>
        <w:t>바이어스와 고주파 진동 잡음이 누적되어 시간이 지날수록 추정</w:t>
      </w:r>
      <w:r>
        <w:rPr>
          <w:rFonts w:hint="eastAsia"/>
        </w:rPr>
        <w:t xml:space="preserve"> </w:t>
      </w:r>
      <w:r>
        <w:t>값이 발산하는 드리프트 현상이 발생한다. 반면, 기압계는 측정 노이즈가 존재하고 샘플링 주기가 상대적으로 느리지만, 오차가 시간에 따라 누적되지 않고 절대 고도를 제공하므로 장기적인 관점에서 신뢰성이 높다.</w:t>
      </w:r>
    </w:p>
    <w:p w14:paraId="6354E776" w14:textId="75679BB2" w:rsidR="000E2156" w:rsidRPr="000E2156" w:rsidRDefault="000E2156" w:rsidP="000E2156">
      <w:r>
        <w:lastRenderedPageBreak/>
        <w:t xml:space="preserve">본 시스템에서는 이러한 두 센서의 상보적인 특성을 결합하여 각 센서의 </w:t>
      </w:r>
      <w:r>
        <w:rPr>
          <w:rFonts w:hint="eastAsia"/>
        </w:rPr>
        <w:t>취</w:t>
      </w:r>
      <w:r>
        <w:t>약점을 보완하고, 제어 주기마다 통계적으로 가장 최적의 수직 고도와 속도를 산출하는 1차원 칼만 필터(Kalman Filter) 기반의 센서 융합 알고리즘을 설계하였다. 수직 상태 추정기는 (1) 쿼터니언 기반 자세 추정 및 수직 가속도 추출</w:t>
      </w:r>
      <w:r>
        <w:rPr>
          <w:rFonts w:hint="eastAsia"/>
        </w:rPr>
        <w:t>(Propagate)</w:t>
      </w:r>
      <w:r>
        <w:t>, (2) 해석적 이산화 기반 선형 상태 예측(Predict), (3) 기압계 측정 갱신(Update)의 세 단계로 구성되며, 연산 흐름은 Fig. X와 같다.</w:t>
      </w:r>
    </w:p>
    <w:p w14:paraId="7CF81300" w14:textId="3FC0F191" w:rsidR="00F408BB" w:rsidRPr="000E2156" w:rsidRDefault="00793019" w:rsidP="000E2156">
      <w:r>
        <w:rPr>
          <w:noProof/>
        </w:rPr>
        <w:drawing>
          <wp:inline distT="0" distB="0" distL="0" distR="0" wp14:anchorId="6800246F" wp14:editId="1166FD6F">
            <wp:extent cx="5731510" cy="3081020"/>
            <wp:effectExtent l="0" t="0" r="2540" b="5080"/>
            <wp:docPr id="5007002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00273" name=""/>
                    <pic:cNvPicPr/>
                  </pic:nvPicPr>
                  <pic:blipFill>
                    <a:blip r:embed="rId14"/>
                    <a:stretch>
                      <a:fillRect/>
                    </a:stretch>
                  </pic:blipFill>
                  <pic:spPr>
                    <a:xfrm>
                      <a:off x="0" y="0"/>
                      <a:ext cx="5731510" cy="3081020"/>
                    </a:xfrm>
                    <a:prstGeom prst="rect">
                      <a:avLst/>
                    </a:prstGeom>
                  </pic:spPr>
                </pic:pic>
              </a:graphicData>
            </a:graphic>
          </wp:inline>
        </w:drawing>
      </w:r>
    </w:p>
    <w:p w14:paraId="3CFB9A02" w14:textId="593DD957" w:rsidR="000E2156" w:rsidRDefault="00EF790F" w:rsidP="00EF790F">
      <w:pPr>
        <w:jc w:val="center"/>
      </w:pPr>
      <w:r>
        <w:rPr>
          <w:b/>
          <w:bCs/>
        </w:rPr>
        <w:t xml:space="preserve">Fig. </w:t>
      </w:r>
      <w:r>
        <w:rPr>
          <w:rFonts w:hint="eastAsia"/>
          <w:b/>
          <w:bCs/>
        </w:rPr>
        <w:t>X</w:t>
      </w:r>
      <w:r>
        <w:rPr>
          <w:b/>
          <w:bCs/>
        </w:rPr>
        <w:t>. 1D K</w:t>
      </w:r>
      <w:r>
        <w:rPr>
          <w:rFonts w:hint="eastAsia"/>
          <w:b/>
          <w:bCs/>
        </w:rPr>
        <w:t xml:space="preserve">alman </w:t>
      </w:r>
      <w:r>
        <w:rPr>
          <w:b/>
          <w:bCs/>
        </w:rPr>
        <w:t>F</w:t>
      </w:r>
      <w:r>
        <w:rPr>
          <w:rFonts w:hint="eastAsia"/>
          <w:b/>
          <w:bCs/>
        </w:rPr>
        <w:t>ilter</w:t>
      </w:r>
      <w:r>
        <w:rPr>
          <w:b/>
          <w:bCs/>
        </w:rPr>
        <w:t xml:space="preserve"> </w:t>
      </w:r>
      <w:r>
        <w:rPr>
          <w:rFonts w:hint="eastAsia"/>
          <w:b/>
          <w:bCs/>
        </w:rPr>
        <w:t>연산 흐름</w:t>
      </w:r>
    </w:p>
    <w:p w14:paraId="2C6C35B9" w14:textId="77777777" w:rsidR="00F408BB" w:rsidRDefault="00F408BB">
      <w:pPr>
        <w:rPr>
          <w:b/>
          <w:bCs/>
        </w:rPr>
      </w:pPr>
    </w:p>
    <w:p w14:paraId="6B9FE096" w14:textId="4C066562" w:rsidR="002F3615" w:rsidRDefault="00000000">
      <w:r>
        <w:rPr>
          <w:b/>
          <w:bCs/>
        </w:rPr>
        <w:t>4.5.1 쿼터니언 기반 자세 추정</w:t>
      </w:r>
    </w:p>
    <w:p w14:paraId="6F77DB24" w14:textId="3A099CB4" w:rsidR="002F3615" w:rsidRDefault="00F408BB">
      <w:r>
        <w:t>에비오닉스에 탑재된 가속도계의 측정 데이터는 동체 좌표계를 기준으로 출력된다. 반면 칼만 필터의 상태 추정은 NED 좌표계에서 수행되므로, 동체 좌표계의 가속도를 NED 좌표계로 변환하는 자세 추정 단계가 선행되어야 한다.</w:t>
      </w:r>
    </w:p>
    <w:p w14:paraId="641EEFA2" w14:textId="77777777" w:rsidR="002F3615" w:rsidRDefault="00000000">
      <w:r>
        <w:rPr>
          <w:b/>
          <w:bCs/>
        </w:rPr>
        <w:t xml:space="preserve">좌표계 </w:t>
      </w:r>
      <w:commentRangeStart w:id="4"/>
      <w:r>
        <w:rPr>
          <w:b/>
          <w:bCs/>
        </w:rPr>
        <w:t>정의</w:t>
      </w:r>
      <w:commentRangeEnd w:id="4"/>
      <w:r>
        <w:rPr>
          <w:rStyle w:val="aa"/>
          <w:sz w:val="22"/>
          <w:szCs w:val="24"/>
        </w:rPr>
        <w:commentReference w:id="4"/>
      </w:r>
    </w:p>
    <w:p w14:paraId="11DC07ED" w14:textId="33780B9F" w:rsidR="002F3615" w:rsidRDefault="00000000">
      <w:r>
        <w:t xml:space="preserve">본 시스템의 </w:t>
      </w:r>
      <w:r>
        <w:rPr>
          <w:rFonts w:hint="eastAsia"/>
        </w:rPr>
        <w:t>동체 좌표계는</w:t>
      </w:r>
      <w:r>
        <w:t xml:space="preserve"> X축을 노즈콘 방향(전방), Y축을 오른쪽, Z축을 X</w:t>
      </w:r>
      <w:r>
        <w:rPr>
          <w:rFonts w:hint="eastAsia"/>
        </w:rPr>
        <w:t xml:space="preserve">축과 Y축의 </w:t>
      </w:r>
      <w:r>
        <w:t>오른손 법칙</w:t>
      </w:r>
      <w:r>
        <w:rPr>
          <w:rFonts w:hint="eastAsia"/>
        </w:rPr>
        <w:t>으</w:t>
      </w:r>
      <w:r>
        <w:t>로 정의</w:t>
      </w:r>
      <w:r>
        <w:rPr>
          <w:rFonts w:hint="eastAsia"/>
        </w:rPr>
        <w:t>하며, NED 좌표계는 발사대가 원점이며, N은 정면, E는 오른쪽, D는 지면방향으로 정의된다.</w:t>
      </w:r>
      <w:ins w:id="5" w:author="Claude" w:date="2026-05-17T00:00:00Z">
        <w:r>
          <w:t xml:space="preserve"> 발사대 거치 시</w:t>
        </w:r>
      </w:ins>
      <w:r>
        <w:rPr>
          <w:rFonts w:hint="eastAsia"/>
        </w:rPr>
        <w:t xml:space="preserve"> 가속도 센서를 통해 초기 자세를 추정한다</w:t>
      </w:r>
      <w:ins w:id="6" w:author="Claude" w:date="2026-05-17T00:00:00Z">
        <w:r>
          <w:t>.</w:t>
        </w:r>
      </w:ins>
      <w:r>
        <w:rPr>
          <w:rFonts w:hint="eastAsia"/>
        </w:rPr>
        <w:t xml:space="preserve"> </w:t>
      </w:r>
    </w:p>
    <w:p w14:paraId="5FBB1B2E" w14:textId="179EF57F" w:rsidR="0070783E" w:rsidRDefault="006514AE" w:rsidP="006514AE">
      <w:pPr>
        <w:jc w:val="center"/>
      </w:pPr>
      <w:r>
        <w:rPr>
          <w:noProof/>
        </w:rPr>
        <w:lastRenderedPageBreak/>
        <w:drawing>
          <wp:inline distT="0" distB="0" distL="0" distR="0" wp14:anchorId="483CC35B" wp14:editId="0F88DAE3">
            <wp:extent cx="2781261" cy="2026692"/>
            <wp:effectExtent l="0" t="0" r="635" b="0"/>
            <wp:docPr id="9744547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54708" name=""/>
                    <pic:cNvPicPr/>
                  </pic:nvPicPr>
                  <pic:blipFill>
                    <a:blip r:embed="rId15"/>
                    <a:stretch>
                      <a:fillRect/>
                    </a:stretch>
                  </pic:blipFill>
                  <pic:spPr>
                    <a:xfrm>
                      <a:off x="0" y="0"/>
                      <a:ext cx="2802229" cy="2041972"/>
                    </a:xfrm>
                    <a:prstGeom prst="rect">
                      <a:avLst/>
                    </a:prstGeom>
                  </pic:spPr>
                </pic:pic>
              </a:graphicData>
            </a:graphic>
          </wp:inline>
        </w:drawing>
      </w:r>
    </w:p>
    <w:p w14:paraId="02C6DDE1" w14:textId="1F6299B9" w:rsidR="006514AE" w:rsidRPr="004C7409" w:rsidRDefault="006514AE" w:rsidP="006514AE">
      <w:pPr>
        <w:jc w:val="center"/>
      </w:pPr>
      <w:r>
        <w:rPr>
          <w:b/>
          <w:bCs/>
        </w:rPr>
        <w:t xml:space="preserve">Fig. </w:t>
      </w:r>
      <w:r>
        <w:rPr>
          <w:rFonts w:hint="eastAsia"/>
          <w:b/>
          <w:bCs/>
        </w:rPr>
        <w:t>x</w:t>
      </w:r>
      <w:r>
        <w:rPr>
          <w:b/>
          <w:bCs/>
        </w:rPr>
        <w:t xml:space="preserve">. </w:t>
      </w:r>
      <w:r>
        <w:rPr>
          <w:rFonts w:hint="eastAsia"/>
          <w:b/>
          <w:bCs/>
        </w:rPr>
        <w:t>동체 좌표계, NED 좌표계</w:t>
      </w:r>
    </w:p>
    <w:p w14:paraId="541F2BF3" w14:textId="17B6AF6C" w:rsidR="0070783E" w:rsidRPr="006514AE" w:rsidRDefault="0070783E"/>
    <w:p w14:paraId="4128BC0E" w14:textId="57AE7622" w:rsidR="002F3615" w:rsidRDefault="00000000">
      <w:r>
        <w:rPr>
          <w:b/>
          <w:bCs/>
        </w:rPr>
        <w:t>쿼터니언</w:t>
      </w:r>
      <w:r>
        <w:rPr>
          <w:rFonts w:hint="eastAsia"/>
          <w:b/>
          <w:bCs/>
        </w:rPr>
        <w:t xml:space="preserve"> (Quaternion)</w:t>
      </w:r>
    </w:p>
    <w:p w14:paraId="52C33E53" w14:textId="68AD6636" w:rsidR="002F3615" w:rsidRDefault="00000000">
      <w:r>
        <w:t>자세를 표현하는 방법으로는 오일러</w:t>
      </w:r>
      <w:r w:rsidR="007D697F">
        <w:rPr>
          <w:rFonts w:hint="eastAsia"/>
        </w:rPr>
        <w:t xml:space="preserve"> </w:t>
      </w:r>
      <w:r>
        <w:t>각이 가장 직관적이지만 중간각이 ±90°에 도달</w:t>
      </w:r>
      <w:r>
        <w:rPr>
          <w:rFonts w:hint="eastAsia"/>
        </w:rPr>
        <w:t>할 시</w:t>
      </w:r>
      <w:r>
        <w:t xml:space="preserve"> 한 축이 다른 축과 일치하여 회전 자유도가 3에서 2로 줄어드는 짐벌락(gimbal lock) 현상이 발생</w:t>
      </w:r>
      <w:r>
        <w:rPr>
          <w:rFonts w:hint="eastAsia"/>
        </w:rPr>
        <w:t>하는 문제점이 존재한다.</w:t>
      </w:r>
      <w:r>
        <w:t xml:space="preserve"> 로켓은 발사 직후의 수직 자세부터 자유 비행 중의 다양한 자세까지 폭넓은 회전을 거치므로, 특이점이 존재하지 않는 쿼터니언을 채택하였다.</w:t>
      </w:r>
    </w:p>
    <w:p w14:paraId="273ADCCE" w14:textId="77777777" w:rsidR="002F3615" w:rsidRDefault="00000000">
      <w:r>
        <w:rPr>
          <w:b/>
          <w:bCs/>
        </w:rPr>
        <w:t>쿼터니언 미분 방정식</w:t>
      </w:r>
    </w:p>
    <w:p w14:paraId="18359ED5" w14:textId="03E49097" w:rsidR="002F3615" w:rsidRDefault="008F0000">
      <w:r>
        <w:rPr>
          <w:rFonts w:hint="eastAsia"/>
        </w:rPr>
        <w:t>IMU</w:t>
      </w:r>
      <w:r>
        <w:t xml:space="preserve">가 측정한 각속도 ω = [ω_x, ω_y, ω_z]ᵀ와 현재 쿼터니언 q로부터, 쿼터니언의 시간 변화율은 </w:t>
      </w:r>
      <w:r>
        <w:rPr>
          <w:rFonts w:hint="eastAsia"/>
        </w:rPr>
        <w:t xml:space="preserve">아래와 </w:t>
      </w:r>
      <w:r>
        <w:t>같이 정의된다.</w:t>
      </w:r>
      <w:ins w:id="7" w:author="Claude" w:date="2026-05-17T00:00:00Z">
        <w:r>
          <w:t xml:space="preserve"> 여기서 ω는 </w:t>
        </w:r>
      </w:ins>
      <w:r>
        <w:rPr>
          <w:rFonts w:hint="eastAsia"/>
        </w:rPr>
        <w:t>동체 좌표계</w:t>
      </w:r>
      <w:ins w:id="8" w:author="Claude" w:date="2026-05-17T00:00:00Z">
        <w:r>
          <w:t xml:space="preserve"> 기준 각속도이며, 각 축의 양의 방향에서 봤을 때 반시계 방향이 양수</w:t>
        </w:r>
      </w:ins>
      <w:r>
        <w:rPr>
          <w:rFonts w:hint="eastAsia"/>
        </w:rPr>
        <w:t>이</w:t>
      </w:r>
      <w:ins w:id="9" w:author="Claude" w:date="2026-05-17T00:00:00Z">
        <w:r>
          <w:t>다.</w:t>
        </w:r>
      </w:ins>
    </w:p>
    <w:p w14:paraId="5C1B1C9B" w14:textId="77777777" w:rsidR="00872A51" w:rsidRDefault="00000000" w:rsidP="00907EE0">
      <w:pPr>
        <w:jc w:val="center"/>
      </w:pPr>
      <m:oMathPara>
        <m:oMath>
          <m:acc>
            <m:accPr>
              <m:chr m:val="̇"/>
              <m:ctrlPr>
                <w:rPr>
                  <w:rFonts w:ascii="Cambria Math" w:hAnsi="Cambria Math"/>
                </w:rPr>
              </m:ctrlPr>
            </m:accPr>
            <m:e>
              <m:r>
                <w:rPr>
                  <w:rFonts w:ascii="Cambria Math" w:hAnsi="Cambria Math"/>
                </w:rPr>
                <m:t>q</m:t>
              </m:r>
            </m:e>
          </m:acc>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q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z</m:t>
                      </m:r>
                    </m:sub>
                  </m:sSub>
                </m:e>
              </m:d>
            </m:e>
            <m:sup>
              <m:r>
                <w:rPr>
                  <w:rFonts w:ascii="Cambria Math" w:hAnsi="Cambria Math"/>
                </w:rPr>
                <m:t>T</m:t>
              </m:r>
            </m:sup>
          </m:sSup>
        </m:oMath>
      </m:oMathPara>
    </w:p>
    <w:p w14:paraId="0D372B2B" w14:textId="4563BC73" w:rsidR="002F3615" w:rsidRDefault="00F408BB">
      <w:r>
        <w:rPr>
          <w:rFonts w:hint="eastAsia"/>
        </w:rPr>
        <w:t>위의 쿼터니언 시간 변화율을</w:t>
      </w:r>
      <w:r>
        <w:t xml:space="preserve"> 행렬 형태로 전개</w:t>
      </w:r>
      <w:r>
        <w:rPr>
          <w:rFonts w:hint="eastAsia"/>
        </w:rPr>
        <w:t>한 결과는</w:t>
      </w:r>
      <w:r>
        <w:t xml:space="preserve"> 다음과 같다.</w:t>
      </w:r>
    </w:p>
    <w:p w14:paraId="187FBC28" w14:textId="77777777" w:rsidR="002F3615" w:rsidRDefault="00000000">
      <w:pPr>
        <w:jc w:val="cente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w</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x</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y</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z</m:t>
                        </m:r>
                      </m:sub>
                    </m:sSub>
                  </m:e>
                </m:mr>
              </m:m>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e>
                </m:mr>
                <m:mr>
                  <m:e>
                    <m:sSub>
                      <m:sSubPr>
                        <m:ctrlPr>
                          <w:rPr>
                            <w:rFonts w:ascii="Cambria Math" w:hAnsi="Cambria Math"/>
                          </w:rPr>
                        </m:ctrlPr>
                      </m:sSubPr>
                      <m:e>
                        <m:r>
                          <w:rPr>
                            <w:rFonts w:ascii="Cambria Math" w:hAnsi="Cambria Math"/>
                          </w:rPr>
                          <m:t>ω</m:t>
                        </m:r>
                      </m:e>
                      <m:sub>
                        <m:r>
                          <w:rPr>
                            <w:rFonts w:ascii="Cambria Math" w:hAnsi="Cambria Math"/>
                          </w:rPr>
                          <m:t>x</m:t>
                        </m:r>
                      </m:sub>
                    </m:sSub>
                  </m:e>
                  <m:e>
                    <m:r>
                      <w:rPr>
                        <w:rFonts w:ascii="Cambria Math" w:hAnsi="Cambria Math"/>
                      </w:rPr>
                      <m:t>0</m:t>
                    </m:r>
                  </m:e>
                  <m:e>
                    <m:sSub>
                      <m:sSubPr>
                        <m:ctrlPr>
                          <w:rPr>
                            <w:rFonts w:ascii="Cambria Math" w:hAnsi="Cambria Math"/>
                          </w:rPr>
                        </m:ctrlPr>
                      </m:sSubPr>
                      <m:e>
                        <m:r>
                          <w:rPr>
                            <w:rFonts w:ascii="Cambria Math" w:hAnsi="Cambria Math"/>
                          </w:rPr>
                          <m:t>ω</m:t>
                        </m:r>
                      </m:e>
                      <m:sub>
                        <m:r>
                          <w:rPr>
                            <w:rFonts w:ascii="Cambria Math" w:hAnsi="Cambria Math"/>
                          </w:rPr>
                          <m:t>z</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e>
                </m:mr>
                <m:mr>
                  <m:e>
                    <m:sSub>
                      <m:sSubPr>
                        <m:ctrlPr>
                          <w:rPr>
                            <w:rFonts w:ascii="Cambria Math" w:hAnsi="Cambria Math"/>
                          </w:rPr>
                        </m:ctrlPr>
                      </m:sSubPr>
                      <m:e>
                        <m:r>
                          <w:rPr>
                            <w:rFonts w:ascii="Cambria Math" w:hAnsi="Cambria Math"/>
                          </w:rPr>
                          <m:t>ω</m:t>
                        </m:r>
                      </m:e>
                      <m:sub>
                        <m:r>
                          <w:rPr>
                            <w:rFonts w:ascii="Cambria Math" w:hAnsi="Cambria Math"/>
                          </w:rPr>
                          <m:t>y</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e>
                  <m:e>
                    <m:r>
                      <w:rPr>
                        <w:rFonts w:ascii="Cambria Math" w:hAnsi="Cambria Math"/>
                      </w:rPr>
                      <m:t>0</m:t>
                    </m:r>
                  </m:e>
                  <m:e>
                    <m:sSub>
                      <m:sSubPr>
                        <m:ctrlPr>
                          <w:rPr>
                            <w:rFonts w:ascii="Cambria Math" w:hAnsi="Cambria Math"/>
                          </w:rPr>
                        </m:ctrlPr>
                      </m:sSubPr>
                      <m:e>
                        <m:r>
                          <w:rPr>
                            <w:rFonts w:ascii="Cambria Math" w:hAnsi="Cambria Math"/>
                          </w:rPr>
                          <m:t>ω</m:t>
                        </m:r>
                      </m:e>
                      <m:sub>
                        <m:r>
                          <w:rPr>
                            <w:rFonts w:ascii="Cambria Math" w:hAnsi="Cambria Math"/>
                          </w:rPr>
                          <m:t>x</m:t>
                        </m:r>
                      </m:sub>
                    </m:sSub>
                  </m:e>
                </m:mr>
                <m:mr>
                  <m:e>
                    <m:sSub>
                      <m:sSubPr>
                        <m:ctrlPr>
                          <w:rPr>
                            <w:rFonts w:ascii="Cambria Math" w:hAnsi="Cambria Math"/>
                          </w:rPr>
                        </m:ctrlPr>
                      </m:sSubPr>
                      <m:e>
                        <m:r>
                          <w:rPr>
                            <w:rFonts w:ascii="Cambria Math" w:hAnsi="Cambria Math"/>
                          </w:rPr>
                          <m:t>ω</m:t>
                        </m:r>
                      </m:e>
                      <m:sub>
                        <m:r>
                          <w:rPr>
                            <w:rFonts w:ascii="Cambria Math" w:hAnsi="Cambria Math"/>
                          </w:rPr>
                          <m:t>z</m:t>
                        </m:r>
                      </m:sub>
                    </m:sSub>
                  </m:e>
                  <m:e>
                    <m:sSub>
                      <m:sSubPr>
                        <m:ctrlPr>
                          <w:rPr>
                            <w:rFonts w:ascii="Cambria Math" w:hAnsi="Cambria Math"/>
                          </w:rPr>
                        </m:ctrlPr>
                      </m:sSubPr>
                      <m:e>
                        <m:r>
                          <w:rPr>
                            <w:rFonts w:ascii="Cambria Math" w:hAnsi="Cambria Math"/>
                          </w:rPr>
                          <m:t>ω</m:t>
                        </m:r>
                      </m:e>
                      <m:sub>
                        <m:r>
                          <w:rPr>
                            <w:rFonts w:ascii="Cambria Math" w:hAnsi="Cambria Math"/>
                          </w:rPr>
                          <m:t>y</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e>
                  <m:e>
                    <m:r>
                      <w:rPr>
                        <w:rFonts w:ascii="Cambria Math" w:hAnsi="Cambria Math"/>
                      </w:rPr>
                      <m:t>0</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w</m:t>
                        </m:r>
                      </m:sub>
                    </m:sSub>
                  </m:e>
                </m:mr>
                <m:mr>
                  <m:e>
                    <m:sSub>
                      <m:sSubPr>
                        <m:ctrlPr>
                          <w:rPr>
                            <w:rFonts w:ascii="Cambria Math" w:hAnsi="Cambria Math"/>
                          </w:rPr>
                        </m:ctrlPr>
                      </m:sSubPr>
                      <m:e>
                        <m:r>
                          <w:rPr>
                            <w:rFonts w:ascii="Cambria Math" w:hAnsi="Cambria Math"/>
                          </w:rPr>
                          <m:t>q</m:t>
                        </m:r>
                      </m:e>
                      <m:sub>
                        <m:r>
                          <w:rPr>
                            <w:rFonts w:ascii="Cambria Math" w:hAnsi="Cambria Math"/>
                          </w:rPr>
                          <m:t>x</m:t>
                        </m:r>
                      </m:sub>
                    </m:sSub>
                  </m:e>
                </m:mr>
                <m:mr>
                  <m:e>
                    <m:sSub>
                      <m:sSubPr>
                        <m:ctrlPr>
                          <w:rPr>
                            <w:rFonts w:ascii="Cambria Math" w:hAnsi="Cambria Math"/>
                          </w:rPr>
                        </m:ctrlPr>
                      </m:sSubPr>
                      <m:e>
                        <m:r>
                          <w:rPr>
                            <w:rFonts w:ascii="Cambria Math" w:hAnsi="Cambria Math"/>
                          </w:rPr>
                          <m:t>q</m:t>
                        </m:r>
                      </m:e>
                      <m:sub>
                        <m:r>
                          <w:rPr>
                            <w:rFonts w:ascii="Cambria Math" w:hAnsi="Cambria Math"/>
                          </w:rPr>
                          <m:t>y</m:t>
                        </m:r>
                      </m:sub>
                    </m:sSub>
                  </m:e>
                </m:mr>
                <m:mr>
                  <m:e>
                    <m:sSub>
                      <m:sSubPr>
                        <m:ctrlPr>
                          <w:rPr>
                            <w:rFonts w:ascii="Cambria Math" w:hAnsi="Cambria Math"/>
                          </w:rPr>
                        </m:ctrlPr>
                      </m:sSubPr>
                      <m:e>
                        <m:r>
                          <w:rPr>
                            <w:rFonts w:ascii="Cambria Math" w:hAnsi="Cambria Math"/>
                          </w:rPr>
                          <m:t>q</m:t>
                        </m:r>
                      </m:e>
                      <m:sub>
                        <m:r>
                          <w:rPr>
                            <w:rFonts w:ascii="Cambria Math" w:hAnsi="Cambria Math"/>
                          </w:rPr>
                          <m:t>z</m:t>
                        </m:r>
                      </m:sub>
                    </m:sSub>
                  </m:e>
                </m:mr>
              </m:m>
            </m:e>
          </m:d>
        </m:oMath>
      </m:oMathPara>
    </w:p>
    <w:p w14:paraId="77621276" w14:textId="77777777" w:rsidR="002F3615" w:rsidRDefault="00000000">
      <w:r>
        <w:rPr>
          <w:b/>
          <w:bCs/>
        </w:rPr>
        <w:t>오일러 1차 적분 및 정규화</w:t>
      </w:r>
    </w:p>
    <w:p w14:paraId="6C5DCA92" w14:textId="3848F113" w:rsidR="001D2659" w:rsidRPr="001D2659" w:rsidRDefault="00000000">
      <w:r>
        <w:t>416 Hz 샘플링에서 Δt ≈ 2.4 ms로 충분히 작으므로, 오일러 1차 적분만으로도 적분 오차가 무시 가능한 수준</w:t>
      </w:r>
      <w:r>
        <w:rPr>
          <w:rFonts w:hint="eastAsia"/>
        </w:rPr>
        <w:t>이</w:t>
      </w:r>
      <w:r>
        <w:t xml:space="preserve">다. 임베디드 환경의 연산 부담을 줄이기 위해 </w:t>
      </w:r>
      <w:r>
        <w:rPr>
          <w:rFonts w:hint="eastAsia"/>
        </w:rPr>
        <w:t>Runge-Kuta</w:t>
      </w:r>
      <w:r>
        <w:t xml:space="preserve"> 등 고차 방법 대신 1차 적분을 채택하였</w:t>
      </w:r>
      <w:r>
        <w:rPr>
          <w:rFonts w:hint="eastAsia"/>
        </w:rPr>
        <w:t xml:space="preserve">다. 아래 식은 k번째 쿼터니언 상태 </w:t>
      </w:r>
      <m:oMath>
        <m:sSub>
          <m:sSubPr>
            <m:ctrlPr>
              <w:rPr>
                <w:rStyle w:val="ad"/>
                <w:rFonts w:ascii="Cambria Math" w:hAnsi="Cambria Math"/>
                <w:b/>
                <w:bCs/>
                <w:i/>
                <w:color w:val="000000" w:themeColor="text1"/>
              </w:rPr>
            </m:ctrlPr>
          </m:sSubPr>
          <m:e>
            <m:r>
              <m:rPr>
                <m:sty m:val="bi"/>
              </m:rPr>
              <w:rPr>
                <w:rStyle w:val="ad"/>
                <w:rFonts w:ascii="Cambria Math" w:hAnsi="Cambria Math"/>
                <w:color w:val="000000" w:themeColor="text1"/>
              </w:rPr>
              <m:t>q</m:t>
            </m:r>
          </m:e>
          <m:sub>
            <m:r>
              <m:rPr>
                <m:sty m:val="bi"/>
              </m:rPr>
              <w:rPr>
                <w:rStyle w:val="ad"/>
                <w:rFonts w:ascii="Cambria Math" w:hAnsi="Cambria Math"/>
                <w:color w:val="000000" w:themeColor="text1"/>
              </w:rPr>
              <m:t>k</m:t>
            </m:r>
          </m:sub>
        </m:sSub>
      </m:oMath>
      <w:r>
        <w:rPr>
          <w:rFonts w:hint="eastAsia"/>
        </w:rPr>
        <w:t>에 대한 k+1번째 쿼터니언 상태 추정을 위한 오일러 1차 적분 식이다.</w:t>
      </w:r>
    </w:p>
    <w:p w14:paraId="10E162AC" w14:textId="57CB69D4" w:rsidR="002F3615" w:rsidRPr="00250F85" w:rsidRDefault="00000000">
      <w:pPr>
        <w:jc w:val="center"/>
      </w:pPr>
      <m:oMathPara>
        <m:oMath>
          <m:sSub>
            <m:sSubPr>
              <m:ctrlPr>
                <w:rPr>
                  <w:rFonts w:ascii="Cambria Math" w:hAnsi="Cambria Math"/>
                </w:rPr>
              </m:ctrlPr>
            </m:sSubPr>
            <m:e>
              <m:r>
                <m:rPr>
                  <m:sty m:val="bi"/>
                </m:rPr>
                <w:rPr>
                  <w:rFonts w:ascii="Cambria Math" w:hAnsi="Cambria Math"/>
                </w:rPr>
                <m:t>q</m:t>
              </m:r>
            </m:e>
            <m:sub>
              <m:r>
                <w:rPr>
                  <w:rFonts w:ascii="Cambria Math" w:hAnsi="Cambria Math"/>
                </w:rPr>
                <m:t>k+1</m:t>
              </m:r>
            </m:sub>
          </m:sSub>
          <m:r>
            <w:rPr>
              <w:rFonts w:ascii="Cambria Math" w:hAnsi="Cambria Math"/>
            </w:rPr>
            <m:t xml:space="preserve"> =</m:t>
          </m:r>
          <m:r>
            <m:rPr>
              <m:sty m:val="bi"/>
            </m:rPr>
            <w:rPr>
              <w:rFonts w:ascii="Cambria Math" w:hAnsi="Cambria Math"/>
            </w:rPr>
            <m:t xml:space="preserve"> </m:t>
          </m:r>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k</m:t>
              </m:r>
            </m:sub>
          </m:sSub>
          <m:r>
            <w:rPr>
              <w:rFonts w:ascii="Cambria Math" w:hAnsi="Cambria Math"/>
            </w:rPr>
            <m:t xml:space="preserve"> + </m:t>
          </m:r>
          <m:sSub>
            <m:sSubPr>
              <m:ctrlPr>
                <w:rPr>
                  <w:rFonts w:ascii="Cambria Math" w:hAnsi="Cambria Math"/>
                  <w:b/>
                  <w:bCs/>
                </w:rPr>
              </m:ctrlPr>
            </m:sSubPr>
            <m:e>
              <m:acc>
                <m:accPr>
                  <m:chr m:val="̇"/>
                  <m:ctrlPr>
                    <w:rPr>
                      <w:rFonts w:ascii="Cambria Math" w:hAnsi="Cambria Math"/>
                      <w:b/>
                      <w:bCs/>
                    </w:rPr>
                  </m:ctrlPr>
                </m:accPr>
                <m:e>
                  <m:r>
                    <m:rPr>
                      <m:sty m:val="bi"/>
                    </m:rPr>
                    <w:rPr>
                      <w:rFonts w:ascii="Cambria Math" w:hAnsi="Cambria Math"/>
                    </w:rPr>
                    <m:t>q</m:t>
                  </m:r>
                </m:e>
              </m:acc>
            </m:e>
            <m:sub>
              <m:r>
                <m:rPr>
                  <m:sty m:val="bi"/>
                </m:rPr>
                <w:rPr>
                  <w:rFonts w:ascii="Cambria Math" w:hAnsi="Cambria Math"/>
                </w:rPr>
                <m:t>k</m:t>
              </m:r>
            </m:sub>
          </m:sSub>
          <m:r>
            <w:rPr>
              <w:rFonts w:ascii="Cambria Math" w:hAnsi="Cambria Math"/>
            </w:rPr>
            <m:t xml:space="preserve"> Δt</m:t>
          </m:r>
        </m:oMath>
      </m:oMathPara>
    </w:p>
    <w:p w14:paraId="319328DE" w14:textId="77777777" w:rsidR="00250F85" w:rsidRDefault="00250F85" w:rsidP="00250F85">
      <w:pPr>
        <w:jc w:val="both"/>
      </w:pPr>
      <w:r>
        <w:rPr>
          <w:rFonts w:hint="eastAsia"/>
        </w:rPr>
        <w:t>이를 행렬 형태로 전개하면 다음과 같다.</w:t>
      </w:r>
    </w:p>
    <w:p w14:paraId="759391F4" w14:textId="77777777" w:rsidR="00250F85" w:rsidRDefault="00000000" w:rsidP="00907EE0">
      <w:pPr>
        <w:jc w:val="center"/>
      </w:pPr>
      <m:oMathPara>
        <m:oMath>
          <m:sSub>
            <m:sSubPr>
              <m:ctrlPr>
                <w:rPr>
                  <w:rFonts w:ascii="Cambria Math" w:hAnsi="Cambria Math"/>
                  <w:i/>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w</m:t>
                            </m:r>
                          </m:sub>
                        </m:sSub>
                      </m:e>
                    </m:mr>
                    <m:mr>
                      <m:e>
                        <m:sSub>
                          <m:sSubPr>
                            <m:ctrlPr>
                              <w:rPr>
                                <w:rFonts w:ascii="Cambria Math" w:hAnsi="Cambria Math"/>
                              </w:rPr>
                            </m:ctrlPr>
                          </m:sSubPr>
                          <m:e>
                            <m:r>
                              <m:rPr>
                                <m:sty m:val="p"/>
                              </m:rPr>
                              <w:rPr>
                                <w:rFonts w:ascii="Cambria Math" w:hAnsi="Cambria Math"/>
                              </w:rPr>
                              <m:t>q</m:t>
                            </m:r>
                          </m:e>
                          <m:sub>
                            <m:r>
                              <w:rPr>
                                <w:rFonts w:ascii="Cambria Math" w:hAnsi="Cambria Math"/>
                              </w:rPr>
                              <m:t>x</m:t>
                            </m:r>
                          </m:sub>
                        </m:sSub>
                      </m:e>
                    </m:mr>
                    <m:mr>
                      <m:e>
                        <m:sSub>
                          <m:sSubPr>
                            <m:ctrlPr>
                              <w:rPr>
                                <w:rFonts w:ascii="Cambria Math" w:hAnsi="Cambria Math"/>
                              </w:rPr>
                            </m:ctrlPr>
                          </m:sSubPr>
                          <m:e>
                            <m:r>
                              <w:rPr>
                                <w:rFonts w:ascii="Cambria Math" w:hAnsi="Cambria Math"/>
                              </w:rPr>
                              <m:t>q</m:t>
                            </m:r>
                          </m:e>
                          <m:sub>
                            <m:r>
                              <w:rPr>
                                <w:rFonts w:ascii="Cambria Math" w:hAnsi="Cambria Math"/>
                              </w:rPr>
                              <m:t>y</m:t>
                            </m:r>
                          </m:sub>
                        </m:sSub>
                      </m:e>
                    </m:mr>
                    <m:mr>
                      <m:e>
                        <m:sSub>
                          <m:sSubPr>
                            <m:ctrlPr>
                              <w:rPr>
                                <w:rFonts w:ascii="Cambria Math" w:hAnsi="Cambria Math"/>
                              </w:rPr>
                            </m:ctrlPr>
                          </m:sSubPr>
                          <m:e>
                            <m:r>
                              <m:rPr>
                                <m:sty m:val="p"/>
                              </m:rPr>
                              <w:rPr>
                                <w:rFonts w:ascii="Cambria Math" w:hAnsi="Cambria Math"/>
                              </w:rPr>
                              <m:t>q</m:t>
                            </m:r>
                          </m:e>
                          <m:sub>
                            <m:r>
                              <w:rPr>
                                <w:rFonts w:ascii="Cambria Math" w:hAnsi="Cambria Math"/>
                              </w:rPr>
                              <m:t>z</m:t>
                            </m:r>
                          </m:sub>
                        </m:sSub>
                      </m:e>
                    </m:mr>
                  </m:m>
                </m:e>
              </m:d>
            </m:e>
            <m:sub>
              <m:r>
                <w:rPr>
                  <w:rFonts w:ascii="Cambria Math" w:hAnsi="Cambria Math"/>
                </w:rPr>
                <m:t>k+1</m:t>
              </m:r>
            </m:sub>
          </m:sSub>
          <m:r>
            <w:rPr>
              <w:rFonts w:ascii="Cambria Math" w:hAnsi="Cambria Math"/>
            </w:rPr>
            <m:t xml:space="preserve"> = </m:t>
          </m:r>
          <m:sSub>
            <m:sSubPr>
              <m:ctrlPr>
                <w:rPr>
                  <w:rFonts w:ascii="Cambria Math" w:hAnsi="Cambria Math"/>
                  <w:i/>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w</m:t>
                            </m:r>
                          </m:sub>
                        </m:sSub>
                      </m:e>
                    </m:mr>
                    <m:mr>
                      <m:e>
                        <m:sSub>
                          <m:sSubPr>
                            <m:ctrlPr>
                              <w:rPr>
                                <w:rFonts w:ascii="Cambria Math" w:hAnsi="Cambria Math"/>
                              </w:rPr>
                            </m:ctrlPr>
                          </m:sSubPr>
                          <m:e>
                            <m:r>
                              <m:rPr>
                                <m:sty m:val="p"/>
                              </m:rPr>
                              <w:rPr>
                                <w:rFonts w:ascii="Cambria Math" w:hAnsi="Cambria Math"/>
                              </w:rPr>
                              <m:t>q</m:t>
                            </m:r>
                          </m:e>
                          <m:sub>
                            <m:r>
                              <w:rPr>
                                <w:rFonts w:ascii="Cambria Math" w:hAnsi="Cambria Math"/>
                              </w:rPr>
                              <m:t>x</m:t>
                            </m:r>
                          </m:sub>
                        </m:sSub>
                      </m:e>
                    </m:mr>
                    <m:mr>
                      <m:e>
                        <m:sSub>
                          <m:sSubPr>
                            <m:ctrlPr>
                              <w:rPr>
                                <w:rFonts w:ascii="Cambria Math" w:hAnsi="Cambria Math"/>
                              </w:rPr>
                            </m:ctrlPr>
                          </m:sSubPr>
                          <m:e>
                            <m:r>
                              <w:rPr>
                                <w:rFonts w:ascii="Cambria Math" w:hAnsi="Cambria Math"/>
                              </w:rPr>
                              <m:t>q</m:t>
                            </m:r>
                          </m:e>
                          <m:sub>
                            <m:r>
                              <w:rPr>
                                <w:rFonts w:ascii="Cambria Math" w:hAnsi="Cambria Math"/>
                              </w:rPr>
                              <m:t>y</m:t>
                            </m:r>
                          </m:sub>
                        </m:sSub>
                      </m:e>
                    </m:mr>
                    <m:mr>
                      <m:e>
                        <m:sSub>
                          <m:sSubPr>
                            <m:ctrlPr>
                              <w:rPr>
                                <w:rFonts w:ascii="Cambria Math" w:hAnsi="Cambria Math"/>
                              </w:rPr>
                            </m:ctrlPr>
                          </m:sSubPr>
                          <m:e>
                            <m:r>
                              <m:rPr>
                                <m:sty m:val="p"/>
                              </m:rPr>
                              <w:rPr>
                                <w:rFonts w:ascii="Cambria Math" w:hAnsi="Cambria Math"/>
                              </w:rPr>
                              <m:t>q</m:t>
                            </m:r>
                          </m:e>
                          <m:sub>
                            <m:r>
                              <w:rPr>
                                <w:rFonts w:ascii="Cambria Math" w:hAnsi="Cambria Math"/>
                              </w:rPr>
                              <m:t>z</m:t>
                            </m:r>
                          </m:sub>
                        </m:sSub>
                      </m:e>
                    </m:mr>
                  </m:m>
                </m:e>
              </m:d>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Δt</m:t>
              </m:r>
            </m:num>
            <m:den>
              <m:r>
                <w:rPr>
                  <w:rFonts w:ascii="Cambria Math" w:hAnsi="Cambria Math"/>
                </w:rPr>
                <m:t>2</m:t>
              </m:r>
            </m:den>
          </m:f>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e>
                </m:mr>
                <m:mr>
                  <m:e>
                    <m:sSub>
                      <m:sSubPr>
                        <m:ctrlPr>
                          <w:rPr>
                            <w:rFonts w:ascii="Cambria Math" w:hAnsi="Cambria Math"/>
                          </w:rPr>
                        </m:ctrlPr>
                      </m:sSubPr>
                      <m:e>
                        <m:r>
                          <w:rPr>
                            <w:rFonts w:ascii="Cambria Math" w:hAnsi="Cambria Math"/>
                          </w:rPr>
                          <m:t>ω</m:t>
                        </m:r>
                      </m:e>
                      <m:sub>
                        <m:r>
                          <w:rPr>
                            <w:rFonts w:ascii="Cambria Math" w:hAnsi="Cambria Math"/>
                          </w:rPr>
                          <m:t>x</m:t>
                        </m:r>
                      </m:sub>
                    </m:sSub>
                  </m:e>
                  <m:e>
                    <m:r>
                      <w:rPr>
                        <w:rFonts w:ascii="Cambria Math" w:hAnsi="Cambria Math"/>
                      </w:rPr>
                      <m:t>0</m:t>
                    </m:r>
                  </m:e>
                  <m:e>
                    <m:sSub>
                      <m:sSubPr>
                        <m:ctrlPr>
                          <w:rPr>
                            <w:rFonts w:ascii="Cambria Math" w:hAnsi="Cambria Math"/>
                          </w:rPr>
                        </m:ctrlPr>
                      </m:sSubPr>
                      <m:e>
                        <m:r>
                          <w:rPr>
                            <w:rFonts w:ascii="Cambria Math" w:hAnsi="Cambria Math"/>
                          </w:rPr>
                          <m:t>ω</m:t>
                        </m:r>
                      </m:e>
                      <m:sub>
                        <m:r>
                          <w:rPr>
                            <w:rFonts w:ascii="Cambria Math" w:hAnsi="Cambria Math"/>
                          </w:rPr>
                          <m:t>z</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e>
                </m:mr>
                <m:mr>
                  <m:e>
                    <m:sSub>
                      <m:sSubPr>
                        <m:ctrlPr>
                          <w:rPr>
                            <w:rFonts w:ascii="Cambria Math" w:hAnsi="Cambria Math"/>
                          </w:rPr>
                        </m:ctrlPr>
                      </m:sSubPr>
                      <m:e>
                        <m:r>
                          <w:rPr>
                            <w:rFonts w:ascii="Cambria Math" w:hAnsi="Cambria Math"/>
                          </w:rPr>
                          <m:t>ω</m:t>
                        </m:r>
                      </m:e>
                      <m:sub>
                        <m:r>
                          <w:rPr>
                            <w:rFonts w:ascii="Cambria Math" w:hAnsi="Cambria Math"/>
                          </w:rPr>
                          <m:t>y</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e>
                  <m:e>
                    <m:r>
                      <w:rPr>
                        <w:rFonts w:ascii="Cambria Math" w:hAnsi="Cambria Math"/>
                      </w:rPr>
                      <m:t>0</m:t>
                    </m:r>
                  </m:e>
                  <m:e>
                    <m:sSub>
                      <m:sSubPr>
                        <m:ctrlPr>
                          <w:rPr>
                            <w:rFonts w:ascii="Cambria Math" w:hAnsi="Cambria Math"/>
                          </w:rPr>
                        </m:ctrlPr>
                      </m:sSubPr>
                      <m:e>
                        <m:r>
                          <w:rPr>
                            <w:rFonts w:ascii="Cambria Math" w:hAnsi="Cambria Math"/>
                          </w:rPr>
                          <m:t>ω</m:t>
                        </m:r>
                      </m:e>
                      <m:sub>
                        <m:r>
                          <w:rPr>
                            <w:rFonts w:ascii="Cambria Math" w:hAnsi="Cambria Math"/>
                          </w:rPr>
                          <m:t>x</m:t>
                        </m:r>
                      </m:sub>
                    </m:sSub>
                  </m:e>
                </m:mr>
                <m:mr>
                  <m:e>
                    <m:sSub>
                      <m:sSubPr>
                        <m:ctrlPr>
                          <w:rPr>
                            <w:rFonts w:ascii="Cambria Math" w:hAnsi="Cambria Math"/>
                          </w:rPr>
                        </m:ctrlPr>
                      </m:sSubPr>
                      <m:e>
                        <m:r>
                          <w:rPr>
                            <w:rFonts w:ascii="Cambria Math" w:hAnsi="Cambria Math"/>
                          </w:rPr>
                          <m:t>ω</m:t>
                        </m:r>
                      </m:e>
                      <m:sub>
                        <m:r>
                          <w:rPr>
                            <w:rFonts w:ascii="Cambria Math" w:hAnsi="Cambria Math"/>
                          </w:rPr>
                          <m:t>z</m:t>
                        </m:r>
                      </m:sub>
                    </m:sSub>
                  </m:e>
                  <m:e>
                    <m:sSub>
                      <m:sSubPr>
                        <m:ctrlPr>
                          <w:rPr>
                            <w:rFonts w:ascii="Cambria Math" w:hAnsi="Cambria Math"/>
                          </w:rPr>
                        </m:ctrlPr>
                      </m:sSubPr>
                      <m:e>
                        <m:r>
                          <w:rPr>
                            <w:rFonts w:ascii="Cambria Math" w:hAnsi="Cambria Math"/>
                          </w:rPr>
                          <m:t>ω</m:t>
                        </m:r>
                      </m:e>
                      <m:sub>
                        <m:r>
                          <w:rPr>
                            <w:rFonts w:ascii="Cambria Math" w:hAnsi="Cambria Math"/>
                          </w:rPr>
                          <m:t>y</m:t>
                        </m:r>
                      </m:sub>
                    </m:sSub>
                  </m:e>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e>
                  <m:e>
                    <m:r>
                      <w:rPr>
                        <w:rFonts w:ascii="Cambria Math" w:hAnsi="Cambria Math"/>
                      </w:rPr>
                      <m:t>0</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w</m:t>
                        </m:r>
                      </m:sub>
                    </m:sSub>
                  </m:e>
                </m:mr>
                <m:mr>
                  <m:e>
                    <m:sSub>
                      <m:sSubPr>
                        <m:ctrlPr>
                          <w:rPr>
                            <w:rFonts w:ascii="Cambria Math" w:hAnsi="Cambria Math"/>
                          </w:rPr>
                        </m:ctrlPr>
                      </m:sSubPr>
                      <m:e>
                        <m:r>
                          <w:rPr>
                            <w:rFonts w:ascii="Cambria Math" w:hAnsi="Cambria Math"/>
                          </w:rPr>
                          <m:t>q</m:t>
                        </m:r>
                      </m:e>
                      <m:sub>
                        <m:r>
                          <w:rPr>
                            <w:rFonts w:ascii="Cambria Math" w:hAnsi="Cambria Math"/>
                          </w:rPr>
                          <m:t>x</m:t>
                        </m:r>
                      </m:sub>
                    </m:sSub>
                  </m:e>
                </m:mr>
                <m:mr>
                  <m:e>
                    <m:sSub>
                      <m:sSubPr>
                        <m:ctrlPr>
                          <w:rPr>
                            <w:rFonts w:ascii="Cambria Math" w:hAnsi="Cambria Math"/>
                          </w:rPr>
                        </m:ctrlPr>
                      </m:sSubPr>
                      <m:e>
                        <m:r>
                          <w:rPr>
                            <w:rFonts w:ascii="Cambria Math" w:hAnsi="Cambria Math"/>
                          </w:rPr>
                          <m:t>q</m:t>
                        </m:r>
                      </m:e>
                      <m:sub>
                        <m:r>
                          <w:rPr>
                            <w:rFonts w:ascii="Cambria Math" w:hAnsi="Cambria Math"/>
                          </w:rPr>
                          <m:t>y</m:t>
                        </m:r>
                      </m:sub>
                    </m:sSub>
                  </m:e>
                </m:mr>
                <m:mr>
                  <m:e>
                    <m:sSub>
                      <m:sSubPr>
                        <m:ctrlPr>
                          <w:rPr>
                            <w:rFonts w:ascii="Cambria Math" w:hAnsi="Cambria Math"/>
                          </w:rPr>
                        </m:ctrlPr>
                      </m:sSubPr>
                      <m:e>
                        <m:r>
                          <w:rPr>
                            <w:rFonts w:ascii="Cambria Math" w:hAnsi="Cambria Math"/>
                          </w:rPr>
                          <m:t>q</m:t>
                        </m:r>
                      </m:e>
                      <m:sub>
                        <m:r>
                          <w:rPr>
                            <w:rFonts w:ascii="Cambria Math" w:hAnsi="Cambria Math"/>
                          </w:rPr>
                          <m:t>z</m:t>
                        </m:r>
                      </m:sub>
                    </m:sSub>
                  </m:e>
                </m:mr>
              </m:m>
            </m:e>
          </m:d>
        </m:oMath>
      </m:oMathPara>
    </w:p>
    <w:p w14:paraId="39533E85" w14:textId="5B59579B" w:rsidR="002F3615" w:rsidRDefault="00000000">
      <w:r>
        <w:t xml:space="preserve">적분이 반복되면 부동소수점 수치 오차로 인해 쿼터니언의 노름이 1에서 미세하게 벗어날 수 있다. </w:t>
      </w:r>
      <w:r>
        <w:rPr>
          <w:rFonts w:hint="eastAsia"/>
        </w:rPr>
        <w:t xml:space="preserve">그리하여 </w:t>
      </w:r>
      <w:r>
        <w:t xml:space="preserve">매 적분 스텝마다 </w:t>
      </w:r>
      <w:r>
        <w:rPr>
          <w:rFonts w:hint="eastAsia"/>
        </w:rPr>
        <w:t xml:space="preserve">아래 식과 같이 </w:t>
      </w:r>
      <w:r>
        <w:t>정규화를 수행하여 단위 쿼터니언 조건을 유지한다.</w:t>
      </w:r>
    </w:p>
    <w:p w14:paraId="499237FA" w14:textId="77777777" w:rsidR="002F3615"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k+1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k+1</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k+1</m:t>
                      </m:r>
                    </m:sub>
                  </m:sSub>
                </m:e>
              </m:d>
            </m:den>
          </m:f>
        </m:oMath>
      </m:oMathPara>
    </w:p>
    <w:p w14:paraId="097A4C7D" w14:textId="77777777" w:rsidR="002F3615" w:rsidRDefault="00000000">
      <w:r>
        <w:rPr>
          <w:b/>
          <w:bCs/>
        </w:rPr>
        <w:t>방향 코사인 행렬(DCM) 및 수직 가속도 추출</w:t>
      </w:r>
    </w:p>
    <w:p w14:paraId="33D502A5" w14:textId="11DDF116" w:rsidR="002F3615" w:rsidRDefault="00000000">
      <w:r>
        <w:t xml:space="preserve">갱신된 쿼터니언으로부터 </w:t>
      </w:r>
      <w:r>
        <w:rPr>
          <w:rFonts w:hint="eastAsia"/>
        </w:rPr>
        <w:t xml:space="preserve">동체 </w:t>
      </w:r>
      <w:r>
        <w:t>좌표계를 NED 좌표계로 변환하는 방향 코사인 행렬을 구성한다.</w:t>
      </w:r>
      <w:r>
        <w:rPr>
          <w:rFonts w:hint="eastAsia"/>
        </w:rPr>
        <w:t xml:space="preserve"> 아래</w:t>
      </w:r>
      <w:r>
        <w:t xml:space="preserve"> DCM</w:t>
      </w:r>
      <w:r>
        <w:rPr>
          <w:rFonts w:hint="eastAsia"/>
        </w:rPr>
        <w:t>은 동체 좌표계 기준</w:t>
      </w:r>
      <w:r>
        <w:t xml:space="preserve"> 측정값을 </w:t>
      </w:r>
      <w:r>
        <w:rPr>
          <w:rFonts w:hint="eastAsia"/>
        </w:rPr>
        <w:t>NED 좌표계</w:t>
      </w:r>
      <w:r>
        <w:t xml:space="preserve"> 기준 </w:t>
      </w:r>
      <w:r>
        <w:rPr>
          <w:rFonts w:hint="eastAsia"/>
        </w:rPr>
        <w:t>측정값으</w:t>
      </w:r>
      <w:r>
        <w:t>로 변환</w:t>
      </w:r>
      <w:r>
        <w:rPr>
          <w:rFonts w:hint="eastAsia"/>
        </w:rPr>
        <w:t>하</w:t>
      </w:r>
      <w:r>
        <w:t>는 회전 행렬이다.</w:t>
      </w:r>
    </w:p>
    <w:p w14:paraId="0DD3465E" w14:textId="77777777" w:rsidR="002F3615" w:rsidRDefault="00000000">
      <w:pPr>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b</m:t>
              </m:r>
            </m:sub>
            <m:sup>
              <m:r>
                <w:rPr>
                  <w:rFonts w:ascii="Cambria Math" w:hAnsi="Cambria Math"/>
                </w:rPr>
                <m:t>n</m:t>
              </m:r>
            </m:sup>
          </m:sSubSup>
          <m:r>
            <w:rPr>
              <w:rFonts w:ascii="Cambria Math" w:hAnsi="Cambria Math"/>
            </w:rPr>
            <m:t xml:space="preserve"> = </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1 - 2(</m:t>
                    </m:r>
                    <m:sSubSup>
                      <m:sSubSupPr>
                        <m:ctrlPr>
                          <w:rPr>
                            <w:rFonts w:ascii="Cambria Math" w:hAnsi="Cambria Math"/>
                            <w:i/>
                          </w:rPr>
                        </m:ctrlPr>
                      </m:sSubSupPr>
                      <m:e>
                        <m:r>
                          <w:rPr>
                            <w:rFonts w:ascii="Cambria Math" w:hAnsi="Cambria Math"/>
                          </w:rPr>
                          <m:t>q</m:t>
                        </m:r>
                      </m:e>
                      <m:sub>
                        <m:r>
                          <w:rPr>
                            <w:rFonts w:ascii="Cambria Math" w:hAnsi="Cambria Math"/>
                          </w:rPr>
                          <m:t>y</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q</m:t>
                        </m:r>
                        <m:ctrlPr>
                          <w:rPr>
                            <w:rFonts w:ascii="Cambria Math" w:hAnsi="Cambria Math"/>
                            <w:i/>
                          </w:rPr>
                        </m:ctrlPr>
                      </m:e>
                      <m:sub>
                        <m:r>
                          <w:rPr>
                            <w:rFonts w:ascii="Cambria Math" w:hAnsi="Cambria Math"/>
                          </w:rPr>
                          <m:t>z</m:t>
                        </m:r>
                        <m:ctrlPr>
                          <w:rPr>
                            <w:rFonts w:ascii="Cambria Math" w:hAnsi="Cambria Math"/>
                            <w:i/>
                          </w:rPr>
                        </m:ctrlPr>
                      </m:sub>
                      <m:sup>
                        <m:r>
                          <m:rPr>
                            <m:sty m:val="p"/>
                          </m:rPr>
                          <w:rPr>
                            <w:rFonts w:ascii="Cambria Math" w:hAnsi="Cambria Math"/>
                          </w:rPr>
                          <m:t>2</m:t>
                        </m:r>
                      </m:sup>
                    </m:sSubSup>
                    <m:r>
                      <w:rPr>
                        <w:rFonts w:ascii="Cambria Math" w:hAnsi="Cambria Math"/>
                      </w:rPr>
                      <m:t>)</m:t>
                    </m:r>
                  </m:e>
                  <m:e>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x</m:t>
                        </m:r>
                      </m:sub>
                    </m:sSub>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m:t>
                    </m:r>
                  </m:e>
                  <m:e>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x</m:t>
                        </m:r>
                      </m:sub>
                    </m:sSub>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m:t>
                    </m:r>
                  </m:e>
                </m:mr>
                <m:mr>
                  <m:e>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x</m:t>
                        </m:r>
                      </m:sub>
                    </m:sSub>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m:t>
                    </m:r>
                  </m:e>
                  <m:e>
                    <m:r>
                      <w:rPr>
                        <w:rFonts w:ascii="Cambria Math" w:hAnsi="Cambria Math"/>
                      </w:rPr>
                      <m:t>1 - 2(</m:t>
                    </m:r>
                    <m:sSubSup>
                      <m:sSubSupPr>
                        <m:ctrlPr>
                          <w:rPr>
                            <w:rFonts w:ascii="Cambria Math" w:hAnsi="Cambria Math"/>
                          </w:rPr>
                        </m:ctrlPr>
                      </m:sSubSupPr>
                      <m:e>
                        <m:r>
                          <w:rPr>
                            <w:rFonts w:ascii="Cambria Math" w:hAnsi="Cambria Math"/>
                          </w:rPr>
                          <m:t>q</m:t>
                        </m:r>
                        <m:ctrlPr>
                          <w:rPr>
                            <w:rFonts w:ascii="Cambria Math" w:hAnsi="Cambria Math"/>
                            <w:i/>
                          </w:rPr>
                        </m:ctrlPr>
                      </m:e>
                      <m:sub>
                        <m:r>
                          <w:rPr>
                            <w:rFonts w:ascii="Cambria Math" w:hAnsi="Cambria Math"/>
                          </w:rPr>
                          <m:t>x</m:t>
                        </m:r>
                        <m:ctrlPr>
                          <w:rPr>
                            <w:rFonts w:ascii="Cambria Math" w:hAnsi="Cambria Math"/>
                            <w:i/>
                          </w:rPr>
                        </m:ctrlPr>
                      </m:sub>
                      <m:sup>
                        <m:r>
                          <m:rPr>
                            <m:sty m:val="p"/>
                          </m:rP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q</m:t>
                        </m:r>
                        <m:ctrlPr>
                          <w:rPr>
                            <w:rFonts w:ascii="Cambria Math" w:hAnsi="Cambria Math"/>
                            <w:i/>
                          </w:rPr>
                        </m:ctrlPr>
                      </m:e>
                      <m:sub>
                        <m:r>
                          <w:rPr>
                            <w:rFonts w:ascii="Cambria Math" w:hAnsi="Cambria Math"/>
                          </w:rPr>
                          <m:t>z</m:t>
                        </m:r>
                        <m:ctrlPr>
                          <w:rPr>
                            <w:rFonts w:ascii="Cambria Math" w:hAnsi="Cambria Math"/>
                            <w:i/>
                          </w:rPr>
                        </m:ctrlPr>
                      </m:sub>
                      <m:sup>
                        <m:r>
                          <m:rPr>
                            <m:sty m:val="p"/>
                          </m:rPr>
                          <w:rPr>
                            <w:rFonts w:ascii="Cambria Math" w:hAnsi="Cambria Math"/>
                          </w:rPr>
                          <m:t>2</m:t>
                        </m:r>
                      </m:sup>
                    </m:sSubSup>
                    <m:r>
                      <w:rPr>
                        <w:rFonts w:ascii="Cambria Math" w:hAnsi="Cambria Math"/>
                      </w:rPr>
                      <m:t>)</m:t>
                    </m:r>
                  </m:e>
                  <m:e>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y</m:t>
                        </m:r>
                      </m:sub>
                    </m:sSub>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q</m:t>
                        </m:r>
                      </m:e>
                      <m:sub>
                        <m:r>
                          <w:rPr>
                            <w:rFonts w:ascii="Cambria Math" w:hAnsi="Cambria Math"/>
                          </w:rPr>
                          <m:t>x</m:t>
                        </m:r>
                      </m:sub>
                    </m:sSub>
                    <m:r>
                      <w:rPr>
                        <w:rFonts w:ascii="Cambria Math" w:hAnsi="Cambria Math"/>
                      </w:rPr>
                      <m:t>)</m:t>
                    </m:r>
                  </m:e>
                </m:mr>
                <m:mr>
                  <m:e>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x</m:t>
                        </m:r>
                      </m:sub>
                    </m:sSub>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q</m:t>
                        </m:r>
                      </m:e>
                      <m:sub>
                        <m:r>
                          <w:rPr>
                            <w:rFonts w:ascii="Cambria Math" w:hAnsi="Cambria Math"/>
                          </w:rPr>
                          <m:t>y</m:t>
                        </m:r>
                      </m:sub>
                    </m:sSub>
                    <m:r>
                      <w:rPr>
                        <w:rFonts w:ascii="Cambria Math" w:hAnsi="Cambria Math"/>
                      </w:rPr>
                      <m:t>)</m:t>
                    </m:r>
                  </m:e>
                  <m:e>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y</m:t>
                        </m:r>
                      </m:sub>
                    </m:sSub>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q</m:t>
                        </m:r>
                      </m:e>
                      <m:sub>
                        <m:r>
                          <w:rPr>
                            <w:rFonts w:ascii="Cambria Math" w:hAnsi="Cambria Math"/>
                          </w:rPr>
                          <m:t>x</m:t>
                        </m:r>
                      </m:sub>
                    </m:sSub>
                    <m:r>
                      <w:rPr>
                        <w:rFonts w:ascii="Cambria Math" w:hAnsi="Cambria Math"/>
                      </w:rPr>
                      <m:t>)</m:t>
                    </m:r>
                  </m:e>
                  <m:e>
                    <m:r>
                      <w:rPr>
                        <w:rFonts w:ascii="Cambria Math" w:hAnsi="Cambria Math"/>
                      </w:rPr>
                      <m:t>1 - 2(</m:t>
                    </m:r>
                    <m:sSubSup>
                      <m:sSubSupPr>
                        <m:ctrlPr>
                          <w:rPr>
                            <w:rFonts w:ascii="Cambria Math" w:hAnsi="Cambria Math"/>
                          </w:rPr>
                        </m:ctrlPr>
                      </m:sSubSupPr>
                      <m:e>
                        <m:r>
                          <w:rPr>
                            <w:rFonts w:ascii="Cambria Math" w:hAnsi="Cambria Math"/>
                          </w:rPr>
                          <m:t>q</m:t>
                        </m:r>
                        <m:ctrlPr>
                          <w:rPr>
                            <w:rFonts w:ascii="Cambria Math" w:hAnsi="Cambria Math"/>
                            <w:i/>
                          </w:rPr>
                        </m:ctrlPr>
                      </m:e>
                      <m:sub>
                        <m:r>
                          <w:rPr>
                            <w:rFonts w:ascii="Cambria Math" w:hAnsi="Cambria Math"/>
                          </w:rPr>
                          <m:t>x</m:t>
                        </m:r>
                        <m:ctrlPr>
                          <w:rPr>
                            <w:rFonts w:ascii="Cambria Math" w:hAnsi="Cambria Math"/>
                            <w:i/>
                          </w:rPr>
                        </m:ctrlPr>
                      </m:sub>
                      <m:sup>
                        <m:r>
                          <m:rPr>
                            <m:sty m:val="p"/>
                          </m:rP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q</m:t>
                        </m:r>
                        <m:ctrlPr>
                          <w:rPr>
                            <w:rFonts w:ascii="Cambria Math" w:hAnsi="Cambria Math"/>
                            <w:i/>
                          </w:rPr>
                        </m:ctrlPr>
                      </m:e>
                      <m:sub>
                        <m:r>
                          <w:rPr>
                            <w:rFonts w:ascii="Cambria Math" w:hAnsi="Cambria Math"/>
                          </w:rPr>
                          <m:t>y</m:t>
                        </m:r>
                        <m:ctrlPr>
                          <w:rPr>
                            <w:rFonts w:ascii="Cambria Math" w:hAnsi="Cambria Math"/>
                            <w:i/>
                          </w:rPr>
                        </m:ctrlPr>
                      </m:sub>
                      <m:sup>
                        <m:r>
                          <m:rPr>
                            <m:sty m:val="p"/>
                          </m:rPr>
                          <w:rPr>
                            <w:rFonts w:ascii="Cambria Math" w:hAnsi="Cambria Math"/>
                          </w:rPr>
                          <m:t>2</m:t>
                        </m:r>
                      </m:sup>
                    </m:sSubSup>
                    <m:r>
                      <w:rPr>
                        <w:rFonts w:ascii="Cambria Math" w:hAnsi="Cambria Math"/>
                      </w:rPr>
                      <m:t>)</m:t>
                    </m:r>
                  </m:e>
                </m:mr>
              </m:m>
            </m:e>
          </m:d>
        </m:oMath>
      </m:oMathPara>
    </w:p>
    <w:p w14:paraId="7D3F3021" w14:textId="74E3F594" w:rsidR="002F3615" w:rsidRPr="000A243B" w:rsidRDefault="00000000">
      <w:r>
        <w:t xml:space="preserve">칼만 필터의 입력으로 사용할 수직 가속도는 측정된 </w:t>
      </w:r>
      <w:r>
        <w:rPr>
          <w:rFonts w:hint="eastAsia"/>
        </w:rPr>
        <w:t xml:space="preserve">동체 좌표계 기준 </w:t>
      </w:r>
      <w:r>
        <w:t xml:space="preserve">가속도에 </w:t>
      </w:r>
      <w:r>
        <w:rPr>
          <w:rFonts w:hint="eastAsia"/>
        </w:rPr>
        <w:t xml:space="preserve">위 </w:t>
      </w:r>
      <w:r>
        <w:t>DCM을 곱</w:t>
      </w:r>
      <w:r>
        <w:rPr>
          <w:rFonts w:hint="eastAsia"/>
        </w:rPr>
        <w:t>한 후, 중력가속도를 제거한 값을 사용한다. 아래 식으로부터 도출된</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w:t>
      </w:r>
      <w:r>
        <w:t xml:space="preserve">(D 방향) 벡터의 3행 성분에 부호를 반전한 값을 칼만 필터 예측 단계의 입력으로 </w:t>
      </w:r>
      <w:r>
        <w:rPr>
          <w:rFonts w:hint="eastAsia"/>
        </w:rPr>
        <w:t>사용한</w:t>
      </w:r>
      <w:r>
        <w:t>다.</w:t>
      </w:r>
    </w:p>
    <w:p w14:paraId="7C2653BA" w14:textId="55D85482" w:rsidR="002F3615" w:rsidRDefault="00000000">
      <w:pPr>
        <w:jc w:val="center"/>
      </w:pPr>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xml:space="preserve"> = </m:t>
          </m:r>
          <m:sSubSup>
            <m:sSubSupPr>
              <m:ctrlPr>
                <w:rPr>
                  <w:rFonts w:ascii="Cambria Math" w:hAnsi="Cambria Math"/>
                </w:rPr>
              </m:ctrlPr>
            </m:sSubSupPr>
            <m:e>
              <m:r>
                <w:rPr>
                  <w:rFonts w:ascii="Cambria Math" w:hAnsi="Cambria Math"/>
                </w:rPr>
                <m:t>R</m:t>
              </m:r>
            </m:e>
            <m:sub>
              <m:r>
                <w:rPr>
                  <w:rFonts w:ascii="Cambria Math" w:hAnsi="Cambria Math"/>
                </w:rPr>
                <m:t>b</m:t>
              </m:r>
            </m:sub>
            <m:sup>
              <m:r>
                <w:rPr>
                  <w:rFonts w:ascii="Cambria Math" w:hAnsi="Cambria Math"/>
                </w:rPr>
                <m:t>n</m:t>
              </m:r>
            </m:sup>
          </m:sSubSup>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 xml:space="preserve"> - g</m:t>
          </m:r>
        </m:oMath>
      </m:oMathPara>
    </w:p>
    <w:p w14:paraId="5968DBC8" w14:textId="77777777" w:rsidR="00D832C1" w:rsidRPr="00001D23" w:rsidRDefault="00D832C1"/>
    <w:p w14:paraId="26C4665E" w14:textId="77777777" w:rsidR="002F3615" w:rsidRDefault="00000000">
      <w:r>
        <w:rPr>
          <w:b/>
          <w:bCs/>
        </w:rPr>
        <w:t>4.5.2 선형 시스템 모델링 및 이산화</w:t>
      </w:r>
    </w:p>
    <w:p w14:paraId="5797EE67" w14:textId="77777777" w:rsidR="002F3615" w:rsidRDefault="00000000">
      <w:r>
        <w:t>로켓의 수직 운동은 위치(p)와 속도(v)를 상태 변수로, 수직</w:t>
      </w:r>
      <w:r>
        <w:rPr>
          <w:rFonts w:hint="eastAsia"/>
        </w:rPr>
        <w:t xml:space="preserve"> </w:t>
      </w:r>
      <w:r>
        <w:t>가속도를 입력으로 하는 선형 2차 시스템으로 모델링된다. 연속 시간 상태 방정식은 다음과 같다.</w:t>
      </w:r>
    </w:p>
    <w:p w14:paraId="7AA1BF7B" w14:textId="77777777" w:rsidR="002F3615" w:rsidRDefault="00000000">
      <w:pPr>
        <w:jc w:val="center"/>
      </w:pPr>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p</m:t>
                    </m:r>
                  </m:e>
                </m:mr>
                <m:mr>
                  <m:e>
                    <m:r>
                      <w:rPr>
                        <w:rFonts w:ascii="Cambria Math" w:hAnsi="Cambria Math"/>
                      </w:rPr>
                      <m:t>v</m:t>
                    </m:r>
                  </m:e>
                </m:mr>
              </m:m>
            </m:e>
          </m:d>
        </m:oMath>
      </m:oMathPara>
    </w:p>
    <w:p w14:paraId="2A3BB843" w14:textId="77777777" w:rsidR="002F3615" w:rsidRDefault="00000000">
      <w:pPr>
        <w:jc w:val="center"/>
      </w:pPr>
      <m:oMathPara>
        <m:oMath>
          <m:acc>
            <m:accPr>
              <m:chr m:val="̇"/>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w:rPr>
              <w:rFonts w:ascii="Cambria Math" w:hAnsi="Cambria Math"/>
            </w:rPr>
            <m:t xml:space="preserve">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1</m:t>
                    </m:r>
                  </m:e>
                </m:mr>
              </m:m>
            </m:e>
          </m:d>
          <m:r>
            <w:rPr>
              <w:rFonts w:ascii="Cambria Math" w:hAnsi="Cambria Math"/>
            </w:rPr>
            <m:t>a</m:t>
          </m:r>
          <m:d>
            <m:dPr>
              <m:ctrlPr>
                <w:rPr>
                  <w:rFonts w:ascii="Cambria Math" w:hAnsi="Cambria Math"/>
                </w:rPr>
              </m:ctrlPr>
            </m:dPr>
            <m:e>
              <m:r>
                <w:rPr>
                  <w:rFonts w:ascii="Cambria Math" w:hAnsi="Cambria Math"/>
                </w:rPr>
                <m:t>t</m:t>
              </m:r>
            </m:e>
          </m:d>
        </m:oMath>
      </m:oMathPara>
    </w:p>
    <w:p w14:paraId="5018AF71" w14:textId="137F0C20" w:rsidR="002F3615" w:rsidRDefault="00000000">
      <w:r>
        <w:t>본 시스템의 IMU는 416 Hz로 샘플링되므로 표본 간격 Δt ≈ 2.4 ms 동안 가속도가 일정하다고 가</w:t>
      </w:r>
      <w:r>
        <w:rPr>
          <w:rFonts w:hint="eastAsia"/>
        </w:rPr>
        <w:t>정한다</w:t>
      </w:r>
      <w:r>
        <w:t xml:space="preserve">. </w:t>
      </w:r>
      <w:r>
        <w:rPr>
          <w:rFonts w:hint="eastAsia"/>
        </w:rPr>
        <w:t>이</w:t>
      </w:r>
      <w:r>
        <w:t xml:space="preserve">에 따른 이산 시간 예측 방정식은 다음과 </w:t>
      </w:r>
      <w:commentRangeStart w:id="10"/>
      <w:r>
        <w:t>같다</w:t>
      </w:r>
      <w:commentRangeEnd w:id="10"/>
      <w:r>
        <w:rPr>
          <w:rStyle w:val="aa"/>
          <w:sz w:val="22"/>
          <w:szCs w:val="24"/>
        </w:rPr>
        <w:commentReference w:id="10"/>
      </w:r>
      <w:r>
        <w:t>.</w:t>
      </w:r>
    </w:p>
    <w:p w14:paraId="5E0F585E" w14:textId="77777777" w:rsidR="002F3615" w:rsidRDefault="00000000">
      <w:pPr>
        <w:jc w:val="center"/>
      </w:pPr>
      <m:oMathPara>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 xml:space="preserve"> = A</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B</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xml:space="preserve"> ~ N(0, Q)</m:t>
          </m:r>
        </m:oMath>
      </m:oMathPara>
    </w:p>
    <w:p w14:paraId="0DBDF195" w14:textId="77777777" w:rsidR="002F3615" w:rsidRDefault="00000000">
      <w:pPr>
        <w:jc w:val="center"/>
      </w:pPr>
      <m:oMath>
        <m:sSub>
          <m:sSubPr>
            <m:ctrlPr>
              <w:rPr>
                <w:rFonts w:ascii="Cambria Math" w:hAnsi="Cambria Math"/>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p</m:t>
                      </m:r>
                    </m:e>
                  </m:mr>
                  <m:mr>
                    <m:e>
                      <m:r>
                        <w:rPr>
                          <w:rFonts w:ascii="Cambria Math" w:hAnsi="Cambria Math"/>
                        </w:rPr>
                        <m:t>v</m:t>
                      </m:r>
                    </m:e>
                  </m:mr>
                </m:m>
              </m:e>
            </m:d>
          </m:e>
          <m:sub>
            <m:r>
              <w:rPr>
                <w:rFonts w:ascii="Cambria Math" w:hAnsi="Cambria Math"/>
              </w:rPr>
              <m:t>k+1</m:t>
            </m:r>
          </m:sub>
        </m:sSub>
        <m:r>
          <w:rPr>
            <w:rFonts w:ascii="Cambria Math" w:hAnsi="Cambria Math"/>
          </w:rPr>
          <m:t xml:space="preserve">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Δt</m:t>
                  </m:r>
                </m:e>
              </m:mr>
              <m:mr>
                <m:e>
                  <m:r>
                    <w:rPr>
                      <w:rFonts w:ascii="Cambria Math" w:hAnsi="Cambria Math"/>
                    </w:rPr>
                    <m:t>0</m:t>
                  </m:r>
                </m:e>
                <m:e>
                  <m:r>
                    <w:rPr>
                      <w:rFonts w:ascii="Cambria Math" w:hAnsi="Cambria Math"/>
                    </w:rPr>
                    <m:t>1</m:t>
                  </m:r>
                </m:e>
              </m:mr>
            </m:m>
          </m:e>
        </m:d>
        <m:sSub>
          <m:sSubPr>
            <m:ctrlPr>
              <w:rPr>
                <w:rFonts w:ascii="Cambria Math" w:hAnsi="Cambria Math"/>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p</m:t>
                      </m:r>
                    </m:e>
                  </m:mr>
                  <m:mr>
                    <m:e>
                      <m:r>
                        <w:rPr>
                          <w:rFonts w:ascii="Cambria Math" w:hAnsi="Cambria Math"/>
                        </w:rPr>
                        <m:t>v</m:t>
                      </m:r>
                    </m:e>
                  </m:mr>
                </m:m>
              </m:e>
            </m:d>
          </m:e>
          <m:sub>
            <m:r>
              <w:rPr>
                <w:rFonts w:ascii="Cambria Math" w:hAnsi="Cambria Math"/>
              </w:rPr>
              <m:t>k</m:t>
            </m:r>
          </m:sub>
        </m:sSub>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Δt</m:t>
                      </m:r>
                    </m:e>
                    <m:sup>
                      <m:r>
                        <w:rPr>
                          <w:rFonts w:ascii="Cambria Math" w:hAnsi="Cambria Math"/>
                        </w:rPr>
                        <m:t>2</m:t>
                      </m:r>
                    </m:sup>
                  </m:sSup>
                </m:e>
              </m:mr>
              <m:mr>
                <m:e>
                  <m:r>
                    <w:rPr>
                      <w:rFonts w:ascii="Cambria Math" w:hAnsi="Cambria Math"/>
                    </w:rPr>
                    <m:t>Δt</m:t>
                  </m:r>
                </m:e>
              </m:mr>
            </m:m>
          </m:e>
        </m:d>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oMath>
      <w:r>
        <w:rPr>
          <w:rFonts w:hint="eastAsia"/>
        </w:rPr>
        <w:t xml:space="preserve"> </w:t>
      </w:r>
    </w:p>
    <w:p w14:paraId="4AE99607" w14:textId="77777777" w:rsidR="002F3615" w:rsidRDefault="00000000">
      <w:r>
        <w:rPr>
          <w:b/>
          <w:bCs/>
        </w:rPr>
        <w:t>4.5.3 칼만 필터 예측 단계 (Predict)</w:t>
      </w:r>
    </w:p>
    <w:p w14:paraId="7E2D6D85" w14:textId="2E134FCB" w:rsidR="002F3615" w:rsidRPr="000A243B" w:rsidRDefault="00000000">
      <w:r>
        <w:t xml:space="preserve">416 Hz 주기로 IMU 샘플이 도착할 때마다 예측 단계를 수행한다. 이 단계에서는 직전의 추정값과 가속도 입력으로 다음 시점의 상태와 오차 공분산을 </w:t>
      </w:r>
      <w:r>
        <w:rPr>
          <w:rFonts w:hint="eastAsia"/>
        </w:rPr>
        <w:t>예측한</w:t>
      </w:r>
      <w:r>
        <w:t>다.</w:t>
      </w:r>
      <w:r>
        <w:rPr>
          <w:rFonts w:hint="eastAsia"/>
        </w:rPr>
        <w:t xml:space="preserve"> 아래 식에서 </w:t>
      </w:r>
      <w:r>
        <w:t>P는 추정 오차 공분산 행렬로, 필터가 자신의 추정을 얼마나 확신하는지를 수치로 나타낸다.</w:t>
      </w:r>
    </w:p>
    <w:p w14:paraId="2FCF857F" w14:textId="0F518758" w:rsidR="004C7409" w:rsidRPr="004C7409" w:rsidRDefault="00000000" w:rsidP="00D832C1">
      <w:pPr>
        <w:jc w:val="center"/>
      </w:pP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x</m:t>
                </m:r>
              </m:e>
            </m:acc>
          </m:e>
          <m:sub>
            <m:r>
              <w:rPr>
                <w:rFonts w:ascii="Cambria Math" w:hAnsi="Cambria Math"/>
              </w:rPr>
              <m:t>k</m:t>
            </m:r>
          </m:sub>
          <m:sup>
            <m:r>
              <w:rPr>
                <w:rFonts w:ascii="Cambria Math" w:hAnsi="Cambria Math"/>
              </w:rPr>
              <m:t>-</m:t>
            </m:r>
          </m:sup>
        </m:sSubSup>
        <m:r>
          <w:rPr>
            <w:rFonts w:ascii="Cambria Math" w:hAnsi="Cambria Math"/>
          </w:rPr>
          <m:t xml:space="preserve"> = A </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w:rPr>
                <w:rFonts w:ascii="Cambria Math" w:hAnsi="Cambria Math"/>
              </w:rPr>
              <m:t>k-1</m:t>
            </m:r>
          </m:sub>
        </m:sSub>
        <m:r>
          <w:rPr>
            <w:rFonts w:ascii="Cambria Math" w:hAnsi="Cambria Math"/>
          </w:rPr>
          <m:t xml:space="preserve"> + B </m:t>
        </m:r>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(상태 예측)</w:t>
      </w:r>
    </w:p>
    <w:p w14:paraId="2AA0FA41" w14:textId="24B00236" w:rsidR="004C7409" w:rsidRPr="004C7409" w:rsidRDefault="00000000" w:rsidP="00D832C1">
      <w:pPr>
        <w:jc w:val="center"/>
      </w:pPr>
      <m:oMath>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r>
          <w:rPr>
            <w:rFonts w:ascii="Cambria Math" w:hAnsi="Cambria Math"/>
          </w:rPr>
          <m:t xml:space="preserve"> = A </m:t>
        </m:r>
        <m:sSub>
          <m:sSubPr>
            <m:ctrlPr>
              <w:rPr>
                <w:rFonts w:ascii="Cambria Math" w:hAnsi="Cambria Math"/>
              </w:rPr>
            </m:ctrlPr>
          </m:sSubPr>
          <m:e>
            <m:r>
              <w:rPr>
                <w:rFonts w:ascii="Cambria Math" w:hAnsi="Cambria Math"/>
              </w:rPr>
              <m:t>P</m:t>
            </m:r>
          </m:e>
          <m:sub>
            <m:r>
              <w:rPr>
                <w:rFonts w:ascii="Cambria Math" w:hAnsi="Cambria Math"/>
              </w:rPr>
              <m:t>k-1</m:t>
            </m:r>
          </m:sub>
        </m:sSub>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 xml:space="preserve"> + Q</m:t>
        </m:r>
      </m:oMath>
      <w:r>
        <w:t>  (오차 공분산 예측)</w:t>
      </w:r>
    </w:p>
    <w:p w14:paraId="2071BE52" w14:textId="3AF70745" w:rsidR="004C7409" w:rsidRPr="000A243B" w:rsidRDefault="004C7409" w:rsidP="004C7409">
      <w:r>
        <w:t>프로세스 노이즈 공분산 행렬 Q는 모델</w:t>
      </w:r>
      <w:r>
        <w:rPr>
          <w:rFonts w:hint="eastAsia"/>
        </w:rPr>
        <w:t xml:space="preserve">의 불확실성 </w:t>
      </w:r>
      <w:r>
        <w:t>정도를 반영하며, 다음과 같이 정의된다.</w:t>
      </w:r>
      <w:r>
        <w:rPr>
          <w:rFonts w:hint="eastAsia"/>
        </w:rPr>
        <w:t xml:space="preserve"> 이때 </w:t>
      </w:r>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² = 6.3 × 10⁻⁴ (m/s²)²</m:t>
        </m:r>
      </m:oMath>
      <w:r>
        <w:t>는 앞서 정적 환경에서 측정한 가속도계 분산이다.</w:t>
      </w:r>
    </w:p>
    <w:p w14:paraId="469F08A9" w14:textId="15195EA7" w:rsidR="002F3615" w:rsidRPr="000A243B" w:rsidRDefault="00000000">
      <w:pPr>
        <w:jc w:val="center"/>
      </w:pPr>
      <m:oMathPara>
        <m:oMath>
          <m:r>
            <w:rPr>
              <w:rFonts w:ascii="Cambria Math" w:hAnsi="Cambria Math"/>
            </w:rPr>
            <m:t xml:space="preserve">Q = </m:t>
          </m:r>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a</m:t>
                  </m:r>
                </m:sub>
              </m:sSub>
            </m:e>
            <m:sup>
              <m:r>
                <w:rPr>
                  <w:rFonts w:ascii="Cambria Math" w:hAnsi="Cambria Math"/>
                </w:rPr>
                <m:t>2</m:t>
              </m:r>
            </m:sup>
          </m:sSup>
          <m:r>
            <w:rPr>
              <w:rFonts w:ascii="Cambria Math" w:hAnsi="Cambria Math"/>
            </w:rPr>
            <m:t>B</m:t>
          </m:r>
          <m:sSup>
            <m:sSupPr>
              <m:ctrlPr>
                <w:rPr>
                  <w:rFonts w:ascii="Cambria Math" w:hAnsi="Cambria Math"/>
                  <w:i/>
                  <w:iCs/>
                </w:rPr>
              </m:ctrlPr>
            </m:sSupPr>
            <m:e>
              <m:r>
                <w:rPr>
                  <w:rFonts w:ascii="Cambria Math" w:hAnsi="Cambria Math"/>
                </w:rPr>
                <m:t>B</m:t>
              </m:r>
            </m:e>
            <m:sup>
              <m:r>
                <w:rPr>
                  <w:rFonts w:ascii="Cambria Math" w:hAnsi="Cambria Math"/>
                </w:rPr>
                <m:t>T</m:t>
              </m:r>
            </m:sup>
          </m:sSup>
          <m:r>
            <w:rPr>
              <w:rFonts w:ascii="Cambria Math" w:hAnsi="Cambria Math"/>
            </w:rPr>
            <m:t>=</m:t>
          </m:r>
          <m:r>
            <m:rPr>
              <m:sty m:val="p"/>
            </m:rPr>
            <w:rPr>
              <w:rFonts w:ascii="Cambria Math" w:hAnsi="Cambria Math"/>
            </w:rPr>
            <m:t>6.3 × 10⁻⁴</m:t>
          </m:r>
          <m:d>
            <m:dPr>
              <m:begChr m:val="["/>
              <m:endChr m:val="]"/>
              <m:ctrlPr>
                <w:rPr>
                  <w:rFonts w:ascii="Cambria Math" w:hAnsi="Cambria Math"/>
                </w:rPr>
              </m:ctrlPr>
            </m:dPr>
            <m:e>
              <m:m>
                <m:mPr>
                  <m:mcs>
                    <m:mc>
                      <m:mcPr>
                        <m:count m:val="2"/>
                        <m:mcJc m:val="center"/>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rPr>
                              <m:t>Δt</m:t>
                            </m:r>
                          </m:e>
                          <m:sup>
                            <m:r>
                              <w:rPr>
                                <w:rFonts w:ascii="Cambria Math" w:hAnsi="Cambria Math"/>
                              </w:rPr>
                              <m:t>4</m:t>
                            </m:r>
                          </m:sup>
                        </m:sSup>
                      </m:num>
                      <m:den>
                        <m:r>
                          <w:rPr>
                            <w:rFonts w:ascii="Cambria Math" w:hAnsi="Cambria Math"/>
                          </w:rPr>
                          <m:t>4</m:t>
                        </m:r>
                      </m:den>
                    </m:f>
                  </m:e>
                  <m:e>
                    <m:f>
                      <m:fPr>
                        <m:ctrlPr>
                          <w:rPr>
                            <w:rFonts w:ascii="Cambria Math" w:hAnsi="Cambria Math"/>
                          </w:rPr>
                        </m:ctrlPr>
                      </m:fPr>
                      <m:num>
                        <m:sSup>
                          <m:sSupPr>
                            <m:ctrlPr>
                              <w:rPr>
                                <w:rFonts w:ascii="Cambria Math" w:hAnsi="Cambria Math"/>
                              </w:rPr>
                            </m:ctrlPr>
                          </m:sSupPr>
                          <m:e>
                            <m:r>
                              <w:rPr>
                                <w:rFonts w:ascii="Cambria Math" w:hAnsi="Cambria Math"/>
                              </w:rPr>
                              <m:t>Δt</m:t>
                            </m:r>
                          </m:e>
                          <m:sup>
                            <m:r>
                              <w:rPr>
                                <w:rFonts w:ascii="Cambria Math" w:hAnsi="Cambria Math"/>
                              </w:rPr>
                              <m:t>3</m:t>
                            </m:r>
                          </m:sup>
                        </m:sSup>
                      </m:num>
                      <m:den>
                        <m:r>
                          <w:rPr>
                            <w:rFonts w:ascii="Cambria Math" w:hAnsi="Cambria Math"/>
                          </w:rPr>
                          <m:t>2</m:t>
                        </m:r>
                      </m:den>
                    </m:f>
                  </m:e>
                </m:mr>
                <m:mr>
                  <m:e>
                    <m:f>
                      <m:fPr>
                        <m:ctrlPr>
                          <w:rPr>
                            <w:rFonts w:ascii="Cambria Math" w:hAnsi="Cambria Math"/>
                          </w:rPr>
                        </m:ctrlPr>
                      </m:fPr>
                      <m:num>
                        <m:sSup>
                          <m:sSupPr>
                            <m:ctrlPr>
                              <w:rPr>
                                <w:rFonts w:ascii="Cambria Math" w:hAnsi="Cambria Math"/>
                              </w:rPr>
                            </m:ctrlPr>
                          </m:sSupPr>
                          <m:e>
                            <m:r>
                              <w:rPr>
                                <w:rFonts w:ascii="Cambria Math" w:hAnsi="Cambria Math"/>
                              </w:rPr>
                              <m:t>Δt</m:t>
                            </m:r>
                          </m:e>
                          <m:sup>
                            <m:r>
                              <w:rPr>
                                <w:rFonts w:ascii="Cambria Math" w:hAnsi="Cambria Math"/>
                              </w:rPr>
                              <m:t>3</m:t>
                            </m:r>
                          </m:sup>
                        </m:sSup>
                      </m:num>
                      <m:den>
                        <m:r>
                          <w:rPr>
                            <w:rFonts w:ascii="Cambria Math" w:hAnsi="Cambria Math"/>
                          </w:rPr>
                          <m:t>2</m:t>
                        </m:r>
                      </m:den>
                    </m:f>
                  </m:e>
                  <m:e>
                    <m:sSup>
                      <m:sSupPr>
                        <m:ctrlPr>
                          <w:rPr>
                            <w:rFonts w:ascii="Cambria Math" w:hAnsi="Cambria Math"/>
                          </w:rPr>
                        </m:ctrlPr>
                      </m:sSupPr>
                      <m:e>
                        <m:r>
                          <w:rPr>
                            <w:rFonts w:ascii="Cambria Math" w:hAnsi="Cambria Math"/>
                          </w:rPr>
                          <m:t>Δt</m:t>
                        </m:r>
                      </m:e>
                      <m:sup>
                        <m:r>
                          <w:rPr>
                            <w:rFonts w:ascii="Cambria Math" w:hAnsi="Cambria Math"/>
                          </w:rPr>
                          <m:t>2</m:t>
                        </m:r>
                      </m:sup>
                    </m:sSup>
                  </m:e>
                </m:mr>
              </m:m>
            </m:e>
          </m:d>
          <m:r>
            <m:rPr>
              <m:sty m:val="p"/>
            </m:rPr>
            <w:rPr>
              <w:rFonts w:ascii="Cambria Math" w:hAnsi="Cambria Math"/>
            </w:rPr>
            <m:t xml:space="preserve"> </m:t>
          </m:r>
        </m:oMath>
      </m:oMathPara>
    </w:p>
    <w:p w14:paraId="77C57812" w14:textId="77777777" w:rsidR="000A243B" w:rsidRDefault="000A243B" w:rsidP="000A243B">
      <w:pPr>
        <w:jc w:val="both"/>
      </w:pPr>
    </w:p>
    <w:p w14:paraId="75A11964" w14:textId="45C1F783" w:rsidR="002F3615" w:rsidRDefault="00000000">
      <w:r>
        <w:rPr>
          <w:b/>
          <w:bCs/>
        </w:rPr>
        <w:t>4.5.4 측정 갱신 단계 (Update)</w:t>
      </w:r>
    </w:p>
    <w:p w14:paraId="4057FA87" w14:textId="542CB4CA" w:rsidR="002F3615" w:rsidRPr="00FF119B" w:rsidRDefault="00FF119B">
      <w:r>
        <w:t>예측 단계에서 도출된</w:t>
      </w:r>
      <w:r>
        <w:rPr>
          <w:rFonts w:hint="eastAsia"/>
        </w:rPr>
        <w:t xml:space="preserve"> </w:t>
      </w:r>
      <w:r>
        <w:t>추정</w:t>
      </w:r>
      <w:r>
        <w:rPr>
          <w:rFonts w:hint="eastAsia"/>
        </w:rPr>
        <w:t xml:space="preserve"> </w:t>
      </w:r>
      <w:r>
        <w:t>값은 50 Hz 주기로 수신되는 기압계 측정값을 통해 보정된다. 기압계는 고도만 측정하므로 관측 행렬</w:t>
      </w:r>
      <w:r>
        <w:rPr>
          <w:rFonts w:hint="eastAsia"/>
        </w:rPr>
        <w:t xml:space="preserve"> </w:t>
      </w:r>
      <w:r>
        <w:t>H는 [1</w:t>
      </w:r>
      <w:r>
        <w:rPr>
          <w:rFonts w:hint="eastAsia"/>
        </w:rPr>
        <w:t xml:space="preserve"> </w:t>
      </w:r>
      <w:r>
        <w:t>0</w:t>
      </w:r>
      <w:r>
        <w:rPr>
          <w:rFonts w:hint="eastAsia"/>
        </w:rPr>
        <w:t>]</w:t>
      </w:r>
      <w:r>
        <w:t>으로 설정하며, 이에 따른 측정 모델은 다음과 같이 정의된다.</w:t>
      </w:r>
    </w:p>
    <w:p w14:paraId="18CB9BE6" w14:textId="24F8875F" w:rsidR="000A243B" w:rsidRDefault="00000000" w:rsidP="00FF119B">
      <w:pPr>
        <w:jc w:val="center"/>
        <w:rPr>
          <w:rFonts w:ascii="Cambria Math" w:hAnsi="Cambria Math"/>
        </w:rPr>
      </w:pP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 xml:space="preserve"> = H</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 xml:space="preserve"> = </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
          </m:e>
        </m:d>
        <m:sSub>
          <m:sSubPr>
            <m:ctrlPr>
              <w:rPr>
                <w:rFonts w:ascii="Cambria Math" w:hAnsi="Cambria Math"/>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p</m:t>
                      </m:r>
                    </m:e>
                  </m:mr>
                  <m:mr>
                    <m:e>
                      <m:r>
                        <w:rPr>
                          <w:rFonts w:ascii="Cambria Math" w:hAnsi="Cambria Math"/>
                        </w:rPr>
                        <m:t>v</m:t>
                      </m:r>
                    </m:e>
                  </m:mr>
                </m:m>
              </m:e>
            </m:d>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rPr>
          <w:rFonts w:hint="eastAsia"/>
        </w:rPr>
        <w:t xml:space="preserve"> ,</w:t>
      </w:r>
      <w:r>
        <w:rPr>
          <w:rFonts w:ascii="Cambria Math" w:hAnsi="Cambria Math"/>
        </w:rPr>
        <w:t xml:space="preserve"> </w:t>
      </w:r>
      <m:oMath>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 xml:space="preserve"> ~ N(0, R)</m:t>
        </m:r>
      </m:oMath>
    </w:p>
    <w:p w14:paraId="470034BB" w14:textId="277B347F" w:rsidR="00F837B2" w:rsidRPr="00F837B2" w:rsidRDefault="00F837B2" w:rsidP="00F837B2">
      <w:pPr>
        <w:jc w:val="both"/>
        <w:rPr>
          <w:rFonts w:ascii="Cambria Math" w:hAnsi="Cambria Math"/>
        </w:rPr>
      </w:pPr>
      <w:r>
        <w:rPr>
          <w:rFonts w:ascii="Cambria Math" w:hAnsi="Cambria Math"/>
        </w:rPr>
        <w:t>여기서</w:t>
      </w:r>
      <w:r>
        <w:rPr>
          <w:rFonts w:ascii="Cambria Math" w:hAnsi="Cambria Math"/>
        </w:rPr>
        <w:t xml:space="preserve">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Pr>
          <w:rFonts w:ascii="Cambria Math" w:hAnsi="Cambria Math"/>
        </w:rPr>
        <w:t>는</w:t>
      </w:r>
      <w:r>
        <w:rPr>
          <w:rFonts w:ascii="Cambria Math" w:hAnsi="Cambria Math"/>
        </w:rPr>
        <w:t xml:space="preserve"> </w:t>
      </w:r>
      <w:r>
        <w:rPr>
          <w:rFonts w:ascii="Cambria Math" w:hAnsi="Cambria Math"/>
        </w:rPr>
        <w:t>기압계</w:t>
      </w:r>
      <w:r>
        <w:rPr>
          <w:rFonts w:ascii="Cambria Math" w:hAnsi="Cambria Math"/>
        </w:rPr>
        <w:t xml:space="preserve"> </w:t>
      </w:r>
      <w:r>
        <w:rPr>
          <w:rFonts w:ascii="Cambria Math" w:hAnsi="Cambria Math"/>
        </w:rPr>
        <w:t>고유의</w:t>
      </w:r>
      <w:r>
        <w:rPr>
          <w:rFonts w:ascii="Cambria Math" w:hAnsi="Cambria Math"/>
        </w:rPr>
        <w:t xml:space="preserve"> </w:t>
      </w:r>
      <w:r>
        <w:rPr>
          <w:rFonts w:ascii="Cambria Math" w:hAnsi="Cambria Math"/>
        </w:rPr>
        <w:t>측정</w:t>
      </w:r>
      <w:r>
        <w:rPr>
          <w:rFonts w:ascii="Cambria Math" w:hAnsi="Cambria Math"/>
        </w:rPr>
        <w:t xml:space="preserve"> </w:t>
      </w:r>
      <w:r>
        <w:rPr>
          <w:rFonts w:ascii="Cambria Math" w:hAnsi="Cambria Math"/>
        </w:rPr>
        <w:t>노이즈를</w:t>
      </w:r>
      <w:r>
        <w:rPr>
          <w:rFonts w:ascii="Cambria Math" w:hAnsi="Cambria Math"/>
        </w:rPr>
        <w:t xml:space="preserve"> </w:t>
      </w:r>
      <w:r>
        <w:rPr>
          <w:rFonts w:ascii="Cambria Math" w:hAnsi="Cambria Math"/>
        </w:rPr>
        <w:t>의미한다</w:t>
      </w:r>
      <w:r>
        <w:rPr>
          <w:rFonts w:ascii="Cambria Math" w:hAnsi="Cambria Math"/>
        </w:rPr>
        <w:t xml:space="preserve">. </w:t>
      </w:r>
      <w:r>
        <w:rPr>
          <w:rFonts w:ascii="Cambria Math" w:hAnsi="Cambria Math"/>
        </w:rPr>
        <w:t>측정</w:t>
      </w:r>
      <w:r>
        <w:rPr>
          <w:rFonts w:ascii="Cambria Math" w:hAnsi="Cambria Math"/>
        </w:rPr>
        <w:t xml:space="preserve"> </w:t>
      </w:r>
      <w:r>
        <w:rPr>
          <w:rFonts w:ascii="Cambria Math" w:hAnsi="Cambria Math"/>
        </w:rPr>
        <w:t>노이즈</w:t>
      </w:r>
      <w:r>
        <w:rPr>
          <w:rFonts w:ascii="Cambria Math" w:hAnsi="Cambria Math"/>
        </w:rPr>
        <w:t xml:space="preserve"> </w:t>
      </w:r>
      <w:r>
        <w:rPr>
          <w:rFonts w:ascii="Cambria Math" w:hAnsi="Cambria Math"/>
        </w:rPr>
        <w:t>공분산</w:t>
      </w:r>
      <w:r>
        <w:rPr>
          <w:rFonts w:ascii="Cambria Math" w:hAnsi="Cambria Math"/>
        </w:rPr>
        <w:t xml:space="preserve"> R</w:t>
      </w:r>
      <w:r>
        <w:rPr>
          <w:rFonts w:ascii="Cambria Math" w:hAnsi="Cambria Math"/>
        </w:rPr>
        <w:t>은</w:t>
      </w:r>
      <w:r>
        <w:rPr>
          <w:rFonts w:ascii="Cambria Math" w:hAnsi="Cambria Math"/>
        </w:rPr>
        <w:t xml:space="preserve"> </w:t>
      </w:r>
      <w:r>
        <w:rPr>
          <w:rFonts w:ascii="Cambria Math" w:hAnsi="Cambria Math"/>
        </w:rPr>
        <w:t>정적</w:t>
      </w:r>
      <w:r>
        <w:rPr>
          <w:rFonts w:ascii="Cambria Math" w:hAnsi="Cambria Math"/>
        </w:rPr>
        <w:t xml:space="preserve"> </w:t>
      </w:r>
      <w:r>
        <w:rPr>
          <w:rFonts w:ascii="Cambria Math" w:hAnsi="Cambria Math"/>
        </w:rPr>
        <w:t>환경에서</w:t>
      </w:r>
      <w:r>
        <w:rPr>
          <w:rFonts w:ascii="Cambria Math" w:hAnsi="Cambria Math"/>
        </w:rPr>
        <w:t xml:space="preserve"> </w:t>
      </w:r>
      <w:r>
        <w:rPr>
          <w:rFonts w:ascii="Cambria Math" w:hAnsi="Cambria Math"/>
        </w:rPr>
        <w:t>사전</w:t>
      </w:r>
      <w:r>
        <w:rPr>
          <w:rFonts w:ascii="Cambria Math" w:hAnsi="Cambria Math"/>
        </w:rPr>
        <w:t xml:space="preserve"> </w:t>
      </w:r>
      <w:r>
        <w:rPr>
          <w:rFonts w:ascii="Cambria Math" w:hAnsi="Cambria Math"/>
        </w:rPr>
        <w:t>측정한</w:t>
      </w:r>
      <w:r>
        <w:rPr>
          <w:rFonts w:ascii="Cambria Math" w:hAnsi="Cambria Math"/>
        </w:rPr>
        <w:t xml:space="preserve"> </w:t>
      </w:r>
      <w:r>
        <w:rPr>
          <w:rFonts w:ascii="Cambria Math" w:hAnsi="Cambria Math"/>
        </w:rPr>
        <w:t>기압계</w:t>
      </w:r>
      <w:r>
        <w:rPr>
          <w:rFonts w:ascii="Cambria Math" w:hAnsi="Cambria Math"/>
        </w:rPr>
        <w:t xml:space="preserve"> </w:t>
      </w:r>
      <w:r>
        <w:rPr>
          <w:rFonts w:ascii="Cambria Math" w:hAnsi="Cambria Math"/>
        </w:rPr>
        <w:t>데이터의</w:t>
      </w:r>
      <w:r>
        <w:rPr>
          <w:rFonts w:ascii="Cambria Math" w:hAnsi="Cambria Math"/>
        </w:rPr>
        <w:t xml:space="preserve"> </w:t>
      </w:r>
      <w:r>
        <w:rPr>
          <w:rFonts w:ascii="Cambria Math" w:hAnsi="Cambria Math"/>
        </w:rPr>
        <w:t>분산</w:t>
      </w:r>
      <w:r>
        <w:rPr>
          <w:rFonts w:ascii="Cambria Math" w:hAnsi="Cambria Math" w:hint="eastAsia"/>
        </w:rPr>
        <w:t xml:space="preserve"> </w:t>
      </w:r>
      <w:r>
        <w:rPr>
          <w:rFonts w:ascii="Cambria Math" w:hAnsi="Cambria Math"/>
        </w:rPr>
        <w:t>값</w:t>
      </w:r>
      <w:r>
        <w:rPr>
          <w:rFonts w:ascii="Cambria Math" w:hAnsi="Cambria Math"/>
        </w:rPr>
        <w:t>(</w:t>
      </w:r>
      <m:oMath>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oMath>
      <w:r>
        <w:rPr>
          <w:rFonts w:ascii="Cambria Math" w:hAnsi="Cambria Math"/>
        </w:rPr>
        <w:t>)</w:t>
      </w:r>
      <w:r>
        <w:rPr>
          <w:rFonts w:ascii="Cambria Math" w:hAnsi="Cambria Math"/>
        </w:rPr>
        <w:t>을</w:t>
      </w:r>
      <w:r>
        <w:rPr>
          <w:rFonts w:ascii="Cambria Math" w:hAnsi="Cambria Math"/>
        </w:rPr>
        <w:t xml:space="preserve"> </w:t>
      </w:r>
      <w:r>
        <w:rPr>
          <w:rFonts w:ascii="Cambria Math" w:hAnsi="Cambria Math"/>
        </w:rPr>
        <w:t>기반으로</w:t>
      </w:r>
      <w:r>
        <w:rPr>
          <w:rFonts w:ascii="Cambria Math" w:hAnsi="Cambria Math"/>
        </w:rPr>
        <w:t xml:space="preserve"> </w:t>
      </w:r>
      <w:r>
        <w:rPr>
          <w:rFonts w:ascii="Cambria Math" w:hAnsi="Cambria Math"/>
        </w:rPr>
        <w:t>다음과</w:t>
      </w:r>
      <w:r>
        <w:rPr>
          <w:rFonts w:ascii="Cambria Math" w:hAnsi="Cambria Math"/>
        </w:rPr>
        <w:t xml:space="preserve"> </w:t>
      </w:r>
      <w:r>
        <w:rPr>
          <w:rFonts w:ascii="Cambria Math" w:hAnsi="Cambria Math"/>
        </w:rPr>
        <w:t>같이</w:t>
      </w:r>
      <w:r>
        <w:rPr>
          <w:rFonts w:ascii="Cambria Math" w:hAnsi="Cambria Math"/>
        </w:rPr>
        <w:t xml:space="preserve"> </w:t>
      </w:r>
      <w:r>
        <w:rPr>
          <w:rFonts w:ascii="Cambria Math" w:hAnsi="Cambria Math"/>
        </w:rPr>
        <w:t>설정한다</w:t>
      </w:r>
      <w:r>
        <w:rPr>
          <w:rFonts w:ascii="Cambria Math" w:hAnsi="Cambria Math"/>
        </w:rPr>
        <w:t>.</w:t>
      </w:r>
    </w:p>
    <w:p w14:paraId="304541F2" w14:textId="030E7815" w:rsidR="00FF119B" w:rsidRDefault="00000000" w:rsidP="00FF119B">
      <w:pPr>
        <w:jc w:val="center"/>
      </w:pPr>
      <m:oMath>
        <m:r>
          <w:rPr>
            <w:rFonts w:ascii="Cambria Math" w:hAnsi="Cambria Math"/>
          </w:rPr>
          <m:t xml:space="preserve">R = </m:t>
        </m:r>
        <m:sSup>
          <m:sSupPr>
            <m:ctrlPr>
              <w:rPr>
                <w:rFonts w:ascii="Cambria Math" w:hAnsi="Cambria Math"/>
              </w:rPr>
            </m:ctrlPr>
          </m:sSupPr>
          <m:e>
            <m:sSub>
              <m:sSubPr>
                <m:ctrlPr>
                  <w:rPr>
                    <w:rFonts w:ascii="Cambria Math" w:hAnsi="Cambria Math"/>
                  </w:rPr>
                </m:ctrlPr>
              </m:sSubPr>
              <m:e>
                <m:r>
                  <w:rPr>
                    <w:rFonts w:ascii="Cambria Math" w:hAnsi="Cambria Math"/>
                  </w:rPr>
                  <m:t>σ</m:t>
                </m:r>
              </m:e>
              <m:sub>
                <m:r>
                  <w:rPr>
                    <w:rFonts w:ascii="Cambria Math" w:hAnsi="Cambria Math"/>
                  </w:rPr>
                  <m:t>baro</m:t>
                </m:r>
              </m:sub>
            </m:sSub>
          </m:e>
          <m:sup>
            <m:r>
              <w:rPr>
                <w:rFonts w:ascii="Cambria Math" w:hAnsi="Cambria Math"/>
              </w:rPr>
              <m:t>2</m:t>
            </m:r>
          </m:sup>
        </m:sSup>
        <m:r>
          <w:rPr>
            <w:rFonts w:ascii="Cambria Math" w:hAnsi="Cambria Math"/>
          </w:rPr>
          <m:t xml:space="preserve"> = 0.089 </m:t>
        </m:r>
        <m:sSup>
          <m:sSupPr>
            <m:ctrlPr>
              <w:rPr>
                <w:rFonts w:ascii="Cambria Math" w:hAnsi="Cambria Math"/>
              </w:rPr>
            </m:ctrlPr>
          </m:sSupPr>
          <m:e>
            <m:r>
              <w:rPr>
                <w:rFonts w:ascii="Cambria Math" w:hAnsi="Cambria Math"/>
              </w:rPr>
              <m:t>m</m:t>
            </m:r>
          </m:e>
          <m:sup>
            <m:r>
              <w:rPr>
                <w:rFonts w:ascii="Cambria Math" w:hAnsi="Cambria Math"/>
              </w:rPr>
              <m:t>2</m:t>
            </m:r>
          </m:sup>
        </m:sSup>
      </m:oMath>
      <w:r>
        <w:rPr>
          <w:rFonts w:hint="eastAsia"/>
        </w:rPr>
        <w:t xml:space="preserve"> (노이즈 분산)</w:t>
      </w:r>
    </w:p>
    <w:p w14:paraId="7252993B" w14:textId="7A3386EA" w:rsidR="00F837B2" w:rsidRPr="00F837B2" w:rsidRDefault="00F837B2" w:rsidP="00F837B2">
      <w:pPr>
        <w:jc w:val="both"/>
      </w:pPr>
      <w:r>
        <w:t>새로운 센서 측정값이 인가되면, 필터는 시스템 모델의 예측값과 실제 센서 측정값 사이의 최적 가중치를 결정하기 위해 칼만 이득</w:t>
      </w:r>
      <w:r>
        <w:rPr>
          <w:rFonts w:hint="eastAsia"/>
        </w:rPr>
        <w:t xml:space="preserve"> </w:t>
      </w:r>
      <m:oMath>
        <m:sSub>
          <m:sSubPr>
            <m:ctrlPr>
              <w:rPr>
                <w:rFonts w:ascii="Cambria Math" w:hAnsi="Cambria Math"/>
                <w:i/>
              </w:rPr>
            </m:ctrlPr>
          </m:sSubPr>
          <m:e>
            <m:r>
              <w:rPr>
                <w:rFonts w:ascii="Cambria Math" w:hAnsi="Cambria Math"/>
              </w:rPr>
              <m:t>K</m:t>
            </m:r>
          </m:e>
          <m:sub>
            <m:r>
              <w:rPr>
                <w:rFonts w:ascii="Cambria Math" w:hAnsi="Cambria Math"/>
              </w:rPr>
              <m:t>k</m:t>
            </m:r>
          </m:sub>
        </m:sSub>
      </m:oMath>
      <w:r>
        <w:t>를 산출한다.</w:t>
      </w:r>
    </w:p>
    <w:p w14:paraId="59661072" w14:textId="6763A083" w:rsidR="004C7409" w:rsidRDefault="00000000" w:rsidP="00D832C1">
      <w:pPr>
        <w:jc w:val="center"/>
      </w:pPr>
      <m:oMath>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H</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 xml:space="preserve"> + R</m:t>
                </m:r>
              </m:e>
            </m:d>
          </m:e>
          <m:sup>
            <m:r>
              <w:rPr>
                <w:rFonts w:ascii="Cambria Math" w:hAnsi="Cambria Math"/>
              </w:rPr>
              <m:t>-1</m:t>
            </m:r>
          </m:sup>
        </m:sSup>
      </m:oMath>
      <w:r>
        <w:rPr>
          <w:rFonts w:hint="eastAsia"/>
        </w:rPr>
        <w:t xml:space="preserve"> </w:t>
      </w:r>
      <w:r>
        <w:t>(칼만 이득 갱신)</w:t>
      </w:r>
    </w:p>
    <w:p w14:paraId="26BFCF61" w14:textId="692F4DF7" w:rsidR="00F837B2" w:rsidRPr="00F837B2" w:rsidRDefault="00F837B2" w:rsidP="00F837B2">
      <w:pPr>
        <w:jc w:val="both"/>
      </w:pPr>
      <w:r>
        <w:t xml:space="preserve">산출된 칼만 이득은 측정값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와 예측된 측정값 </w:t>
      </w:r>
      <m:oMath>
        <m:r>
          <w:rPr>
            <w:rFonts w:ascii="Cambria Math" w:hAnsi="Cambria Math"/>
          </w:rPr>
          <m:t xml:space="preserve"> H </m:t>
        </m:r>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x</m:t>
                </m:r>
              </m:e>
            </m:acc>
          </m:e>
          <m:sub>
            <m:r>
              <w:rPr>
                <w:rFonts w:ascii="Cambria Math" w:hAnsi="Cambria Math"/>
              </w:rPr>
              <m:t>k</m:t>
            </m:r>
          </m:sub>
          <m:sup>
            <m:r>
              <w:rPr>
                <w:rFonts w:ascii="Cambria Math" w:hAnsi="Cambria Math"/>
              </w:rPr>
              <m:t>-</m:t>
            </m:r>
          </m:sup>
        </m:sSubSup>
      </m:oMath>
      <w:r>
        <w:t>의 차이인 잔차에 곱해지며, 이를 통해 상태 변수는 추정</w:t>
      </w:r>
      <w:r>
        <w:rPr>
          <w:rFonts w:hint="eastAsia"/>
        </w:rPr>
        <w:t xml:space="preserve"> </w:t>
      </w:r>
      <w:r>
        <w:t xml:space="preserve">값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w:rPr>
                <w:rFonts w:ascii="Cambria Math" w:hAnsi="Cambria Math"/>
              </w:rPr>
              <m:t>k</m:t>
            </m:r>
          </m:sub>
        </m:sSub>
      </m:oMath>
      <w:r>
        <w:t>로 갱신된다.</w:t>
      </w:r>
    </w:p>
    <w:p w14:paraId="4DCD4731" w14:textId="77777777" w:rsidR="00F837B2" w:rsidRPr="00F837B2" w:rsidRDefault="00F837B2" w:rsidP="00D832C1">
      <w:pPr>
        <w:jc w:val="center"/>
      </w:pPr>
    </w:p>
    <w:p w14:paraId="6470CF1B" w14:textId="11C44B33" w:rsidR="004C7409" w:rsidRDefault="00000000" w:rsidP="00D832C1">
      <w:pPr>
        <w:jc w:val="center"/>
      </w:pP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w:rPr>
                <w:rFonts w:ascii="Cambria Math" w:hAnsi="Cambria Math"/>
              </w:rPr>
              <m:t>k</m:t>
            </m:r>
          </m:sub>
        </m:sSub>
        <m:r>
          <w:rPr>
            <w:rFonts w:ascii="Cambria Math" w:hAnsi="Cambria Math"/>
          </w:rPr>
          <m:t xml:space="preserve"> = </m:t>
        </m:r>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x</m:t>
                </m:r>
              </m:e>
            </m:acc>
          </m:e>
          <m:sub>
            <m:r>
              <w:rPr>
                <w:rFonts w:ascii="Cambria Math" w:hAnsi="Cambria Math"/>
              </w:rPr>
              <m:t>k</m:t>
            </m:r>
          </m:sub>
          <m:sup>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 xml:space="preserve"> - H </m:t>
            </m:r>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x</m:t>
                    </m:r>
                  </m:e>
                </m:acc>
              </m:e>
              <m:sub>
                <m:r>
                  <w:rPr>
                    <w:rFonts w:ascii="Cambria Math" w:hAnsi="Cambria Math"/>
                  </w:rPr>
                  <m:t>k</m:t>
                </m:r>
              </m:sub>
              <m:sup>
                <m:r>
                  <w:rPr>
                    <w:rFonts w:ascii="Cambria Math" w:hAnsi="Cambria Math"/>
                  </w:rPr>
                  <m:t>-</m:t>
                </m:r>
              </m:sup>
            </m:sSubSup>
          </m:e>
        </m:d>
      </m:oMath>
      <w:r>
        <w:t>  (상태변수 갱신)</w:t>
      </w:r>
    </w:p>
    <w:p w14:paraId="500BFB9E" w14:textId="5B2959AC" w:rsidR="00F837B2" w:rsidRPr="00F837B2" w:rsidRDefault="00F837B2" w:rsidP="00F837B2">
      <w:pPr>
        <w:jc w:val="both"/>
      </w:pPr>
      <w:r>
        <w:t xml:space="preserve">마지막으로 상태 변수가 갱신됨에 따라, 불확실성을 나타내는 오차 공분산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m:t>
        </m:r>
      </m:oMath>
      <w:r>
        <w:t>또한 다음과 같이 갱신된다.</w:t>
      </w:r>
    </w:p>
    <w:p w14:paraId="0D18F707" w14:textId="3F4A4EA7" w:rsidR="004C7409" w:rsidRPr="004C7409" w:rsidRDefault="00000000" w:rsidP="00D832C1">
      <w:pPr>
        <w:jc w:val="center"/>
      </w:pP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d>
          <m:dPr>
            <m:ctrlPr>
              <w:rPr>
                <w:rFonts w:ascii="Cambria Math" w:hAnsi="Cambria Math"/>
              </w:rPr>
            </m:ctrlPr>
          </m:dPr>
          <m:e>
            <m:r>
              <w:rPr>
                <w:rFonts w:ascii="Cambria Math" w:hAnsi="Cambria Math"/>
              </w:rPr>
              <m:t xml:space="preserve">I - </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 xml:space="preserve"> H</m:t>
            </m:r>
          </m:e>
        </m:d>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oMath>
      <w:r>
        <w:t>       (공분산 갱신)</w:t>
      </w:r>
    </w:p>
    <w:p w14:paraId="0111A7E7" w14:textId="36560060" w:rsidR="004C7409" w:rsidRDefault="004C7409" w:rsidP="004C7409">
      <w:r>
        <w:t>표준 공분산 갱신식 P = (I − K·H)P는 수학적으로는 단순하지만, 부동소수점 누적 오차로 인해 P의 대칭성이 깨지거나 양정부호(PSD) 조건이 위반되면 필터가 발산할 위험이 있다. 본 시스템에서는 수치적으로 더 안정한 Joseph 형식을 채택하여, 매 측정 갱신마다 P의 대칭성과 양정부호성을 명시적으로 보존한다</w:t>
      </w:r>
    </w:p>
    <w:p w14:paraId="00DDE845" w14:textId="76BC2478" w:rsidR="00FF119B" w:rsidRPr="00F837B2" w:rsidRDefault="00FF119B" w:rsidP="00FF119B">
      <w:pPr>
        <w:jc w:val="center"/>
      </w:pPr>
      <m:oMathPara>
        <m:oMath>
          <m:r>
            <w:rPr>
              <w:rFonts w:ascii="Cambria Math" w:hAnsi="Cambria Math"/>
            </w:rPr>
            <m:t>P = (I - KH) P (I - KH)ᵀ + K R Kᵀ</m:t>
          </m:r>
          <m:r>
            <w:rPr>
              <w:rFonts w:ascii="Cambria Math" w:hAnsi="Cambria Math" w:hint="eastAsia"/>
            </w:rPr>
            <m:t xml:space="preserve"> </m:t>
          </m:r>
          <m:r>
            <w:rPr>
              <w:rFonts w:ascii="Cambria Math" w:hAnsi="Cambria Math"/>
            </w:rPr>
            <m:t xml:space="preserve">  </m:t>
          </m:r>
          <m:r>
            <w:rPr>
              <w:rFonts w:ascii="Cambria Math" w:hAnsi="Cambria Math" w:hint="eastAsia"/>
            </w:rPr>
            <m:t>(</m:t>
          </m:r>
          <m:r>
            <w:rPr>
              <w:rFonts w:ascii="Cambria Math" w:hAnsi="Cambria Math"/>
            </w:rPr>
            <m:t xml:space="preserve">Joseph </m:t>
          </m:r>
          <m:r>
            <w:rPr>
              <w:rFonts w:ascii="Cambria Math" w:hAnsi="Cambria Math"/>
            </w:rPr>
            <m:t>형식</m:t>
          </m:r>
          <m:r>
            <w:rPr>
              <w:rFonts w:ascii="Cambria Math" w:hAnsi="Cambria Math" w:hint="eastAsia"/>
            </w:rPr>
            <m:t>)</m:t>
          </m:r>
        </m:oMath>
      </m:oMathPara>
    </w:p>
    <w:p w14:paraId="2707E3D1" w14:textId="3B873CB6" w:rsidR="00F837B2" w:rsidRPr="00F837B2" w:rsidRDefault="00F837B2" w:rsidP="00F837B2">
      <w:r>
        <w:t>Joseph 형식은 단순 형식 대비 행렬 곱 2회의 추가 연산이 발생하지만, 50 Hz 갱신 주기에서는 부담이 없으며</w:t>
      </w:r>
      <w:r>
        <w:rPr>
          <w:rFonts w:hint="eastAsia"/>
        </w:rPr>
        <w:t xml:space="preserve"> </w:t>
      </w:r>
      <w:r>
        <w:t>누적 오차에 대한 강건성이 크게 향상된다.</w:t>
      </w:r>
    </w:p>
    <w:p w14:paraId="1D62ED30" w14:textId="77777777" w:rsidR="004C7409" w:rsidRPr="004C7409" w:rsidRDefault="004C7409" w:rsidP="004C7409"/>
    <w:p w14:paraId="7731FA9D" w14:textId="0950E8B0" w:rsidR="004C7409" w:rsidRPr="004C7409" w:rsidRDefault="004C7409" w:rsidP="004C7409">
      <w:pPr>
        <w:rPr>
          <w:b/>
          <w:bCs/>
        </w:rPr>
      </w:pPr>
      <w:r>
        <w:rPr>
          <w:b/>
          <w:bCs/>
        </w:rPr>
        <w:t>4.5.5 시뮬레이션 및 결과 비교</w:t>
      </w:r>
    </w:p>
    <w:p w14:paraId="0D9458CA" w14:textId="457EB91D" w:rsidR="00F837B2" w:rsidRPr="00F837B2" w:rsidRDefault="004C7409" w:rsidP="004C7409">
      <w:r>
        <w:t>설계한 칼만 필터가 실제로 얼마나 잘 동작할지를 검증하기 위해 시뮬레이션을 수행하였다. OpenRocket으로 산출한 비행 궤적을 진리값(ground truth)으로 삼고, 가속도계와 기압계 신호에 가우시안 노이즈를 인가한 뒤 몬테카를로</w:t>
      </w:r>
      <w:r>
        <w:rPr>
          <w:rFonts w:hint="eastAsia"/>
        </w:rPr>
        <w:t xml:space="preserve"> 시뮬레이션을 </w:t>
      </w:r>
      <w:r>
        <w:t>200회 반복하였다.</w:t>
      </w:r>
    </w:p>
    <w:p w14:paraId="65BFB498" w14:textId="32A9F22E" w:rsidR="004C7409" w:rsidRDefault="004C7409" w:rsidP="004C7409">
      <w:commentRangeStart w:id="11"/>
      <w:r>
        <w:t xml:space="preserve">시뮬레이션 파라미터는 IMU 샘플링 주파수 416 Hz, 기압계 갱신 주파수 50 Hz, 가속도 노이즈 표준편차 σ_a ≈ 0.025 m/s², 기압계 노이즈 표준편차 σ_b ≈ 0.30 m, 시행 횟수 200회로 설정하였다. </w:t>
      </w:r>
      <w:commentRangeEnd w:id="11"/>
      <w:r>
        <w:rPr>
          <w:rStyle w:val="aa"/>
          <w:sz w:val="22"/>
          <w:szCs w:val="24"/>
        </w:rPr>
        <w:commentReference w:id="11"/>
      </w:r>
      <w:r>
        <w:t>진리 궤적을 IMU 주기로 보간한 뒤 각 표본에 가우시안 노이즈를 더해 예측 단계에 입력하였으며, 기압계 갱신은 8 표본 간격(약 19.2 ms)으로 수행하였다.</w:t>
      </w:r>
    </w:p>
    <w:p w14:paraId="11DF996E" w14:textId="3CAB014B" w:rsidR="00F837B2" w:rsidRPr="004C7409" w:rsidRDefault="00F837B2" w:rsidP="00F837B2">
      <w:pPr>
        <w:jc w:val="center"/>
      </w:pPr>
      <w:r>
        <w:rPr>
          <w:b/>
          <w:bCs/>
        </w:rPr>
        <w:t xml:space="preserve">Table </w:t>
      </w:r>
      <w:r>
        <w:rPr>
          <w:rFonts w:hint="eastAsia"/>
          <w:b/>
          <w:bCs/>
        </w:rPr>
        <w:t>x</w:t>
      </w:r>
      <w:r>
        <w:rPr>
          <w:b/>
          <w:bCs/>
        </w:rPr>
        <w:t>. 시뮬레이션 환경 및 파라미터 설정</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188"/>
      </w:tblGrid>
      <w:tr w:rsidR="00F837B2" w14:paraId="3AC2BE9D" w14:textId="77777777" w:rsidTr="00C2620F">
        <w:trPr>
          <w:jc w:val="center"/>
        </w:trPr>
        <w:tc>
          <w:tcPr>
            <w:tcW w:w="3256" w:type="dxa"/>
          </w:tcPr>
          <w:p w14:paraId="4A0DD61F" w14:textId="529AD78C" w:rsidR="00F837B2" w:rsidRDefault="00F837B2" w:rsidP="00137B12">
            <w:pPr>
              <w:jc w:val="center"/>
            </w:pPr>
            <w:r>
              <w:rPr>
                <w:b/>
              </w:rPr>
              <w:t>파라미터 (Parameter)</w:t>
            </w:r>
          </w:p>
        </w:tc>
        <w:tc>
          <w:tcPr>
            <w:tcW w:w="3188" w:type="dxa"/>
          </w:tcPr>
          <w:p w14:paraId="0FDC2FD7" w14:textId="30AA8B04" w:rsidR="00F837B2" w:rsidRDefault="00F837B2" w:rsidP="00137B12">
            <w:pPr>
              <w:jc w:val="center"/>
            </w:pPr>
            <w:r>
              <w:rPr>
                <w:b/>
              </w:rPr>
              <w:t>설정값</w:t>
            </w:r>
          </w:p>
        </w:tc>
      </w:tr>
      <w:tr w:rsidR="00F837B2" w14:paraId="21CCA491" w14:textId="77777777" w:rsidTr="00C2620F">
        <w:trPr>
          <w:jc w:val="center"/>
        </w:trPr>
        <w:tc>
          <w:tcPr>
            <w:tcW w:w="3256" w:type="dxa"/>
          </w:tcPr>
          <w:p w14:paraId="5C175BA3" w14:textId="3CE02EDD" w:rsidR="00F837B2" w:rsidRDefault="00F837B2" w:rsidP="00137B12">
            <w:pPr>
              <w:jc w:val="center"/>
            </w:pPr>
            <w:r>
              <w:t>IMU 샘플링 주파수</w:t>
            </w:r>
          </w:p>
        </w:tc>
        <w:tc>
          <w:tcPr>
            <w:tcW w:w="3188" w:type="dxa"/>
          </w:tcPr>
          <w:p w14:paraId="07235B74" w14:textId="57BA1ED7" w:rsidR="00F837B2" w:rsidRDefault="00C2620F" w:rsidP="00137B12">
            <w:pPr>
              <w:jc w:val="center"/>
            </w:pPr>
            <w:r>
              <w:t>416 Hz</w:t>
            </w:r>
          </w:p>
        </w:tc>
      </w:tr>
      <w:tr w:rsidR="00F837B2" w14:paraId="40A19605" w14:textId="77777777" w:rsidTr="00C2620F">
        <w:trPr>
          <w:jc w:val="center"/>
        </w:trPr>
        <w:tc>
          <w:tcPr>
            <w:tcW w:w="3256" w:type="dxa"/>
          </w:tcPr>
          <w:p w14:paraId="42D2231F" w14:textId="1C48B367" w:rsidR="00F837B2" w:rsidRDefault="00F837B2" w:rsidP="00137B12">
            <w:pPr>
              <w:jc w:val="center"/>
            </w:pPr>
            <w:r>
              <w:t>기압계 갱신 주파수</w:t>
            </w:r>
          </w:p>
        </w:tc>
        <w:tc>
          <w:tcPr>
            <w:tcW w:w="3188" w:type="dxa"/>
          </w:tcPr>
          <w:p w14:paraId="129A2AF1" w14:textId="6E4F0FA6" w:rsidR="00F837B2" w:rsidRDefault="00C2620F" w:rsidP="00137B12">
            <w:pPr>
              <w:jc w:val="center"/>
            </w:pPr>
            <w:r>
              <w:t>50 Hz</w:t>
            </w:r>
          </w:p>
        </w:tc>
      </w:tr>
      <w:tr w:rsidR="00F837B2" w14:paraId="3EE0273E" w14:textId="77777777" w:rsidTr="00C2620F">
        <w:trPr>
          <w:jc w:val="center"/>
        </w:trPr>
        <w:tc>
          <w:tcPr>
            <w:tcW w:w="3256" w:type="dxa"/>
          </w:tcPr>
          <w:p w14:paraId="120511E4" w14:textId="5019841C" w:rsidR="00F837B2" w:rsidRPr="00F837B2" w:rsidRDefault="00F837B2" w:rsidP="00F837B2">
            <w:pPr>
              <w:jc w:val="center"/>
            </w:pPr>
            <w:r>
              <w:t xml:space="preserve">가속도 노이즈 표준편차 </w:t>
            </w:r>
            <m:oMath>
              <m:sSub>
                <m:sSubPr>
                  <m:ctrlPr>
                    <w:rPr>
                      <w:rFonts w:ascii="Cambria Math" w:hAnsi="Cambria Math"/>
                      <w:i/>
                    </w:rPr>
                  </m:ctrlPr>
                </m:sSubPr>
                <m:e>
                  <m:r>
                    <w:rPr>
                      <w:rFonts w:ascii="Cambria Math" w:hAnsi="Cambria Math"/>
                    </w:rPr>
                    <m:t>σ</m:t>
                  </m:r>
                </m:e>
                <m:sub>
                  <m:r>
                    <w:rPr>
                      <w:rFonts w:ascii="Cambria Math" w:hAnsi="Cambria Math"/>
                    </w:rPr>
                    <m:t>a</m:t>
                  </m:r>
                </m:sub>
              </m:sSub>
            </m:oMath>
          </w:p>
        </w:tc>
        <w:tc>
          <w:tcPr>
            <w:tcW w:w="3188" w:type="dxa"/>
          </w:tcPr>
          <w:p w14:paraId="678C03A9" w14:textId="31CED83C" w:rsidR="00F837B2" w:rsidRDefault="00C2620F" w:rsidP="00137B12">
            <w:pPr>
              <w:jc w:val="center"/>
            </w:pPr>
            <w:r>
              <w:t>0.025 m/s²</w:t>
            </w:r>
          </w:p>
        </w:tc>
      </w:tr>
      <w:tr w:rsidR="00F837B2" w14:paraId="57341D45" w14:textId="77777777" w:rsidTr="00C2620F">
        <w:trPr>
          <w:jc w:val="center"/>
        </w:trPr>
        <w:tc>
          <w:tcPr>
            <w:tcW w:w="3256" w:type="dxa"/>
          </w:tcPr>
          <w:p w14:paraId="384E4805" w14:textId="09CE2C1B" w:rsidR="00F837B2" w:rsidRPr="00C2620F" w:rsidRDefault="00C2620F" w:rsidP="00C2620F">
            <w:pPr>
              <w:jc w:val="center"/>
            </w:pPr>
            <w:r>
              <w:t xml:space="preserve">기압계 노이즈 표준편차 </w:t>
            </w:r>
            <m:oMath>
              <m:sSub>
                <m:sSubPr>
                  <m:ctrlPr>
                    <w:rPr>
                      <w:rFonts w:ascii="Cambria Math" w:hAnsi="Cambria Math"/>
                      <w:i/>
                    </w:rPr>
                  </m:ctrlPr>
                </m:sSubPr>
                <m:e>
                  <m:r>
                    <w:rPr>
                      <w:rFonts w:ascii="Cambria Math" w:hAnsi="Cambria Math"/>
                    </w:rPr>
                    <m:t>σ</m:t>
                  </m:r>
                </m:e>
                <m:sub>
                  <m:r>
                    <w:rPr>
                      <w:rFonts w:ascii="Cambria Math" w:hAnsi="Cambria Math"/>
                    </w:rPr>
                    <m:t>b</m:t>
                  </m:r>
                </m:sub>
              </m:sSub>
            </m:oMath>
          </w:p>
        </w:tc>
        <w:tc>
          <w:tcPr>
            <w:tcW w:w="3188" w:type="dxa"/>
          </w:tcPr>
          <w:p w14:paraId="2E2DC122" w14:textId="76D4B1B4" w:rsidR="00F837B2" w:rsidRDefault="00C2620F" w:rsidP="00137B12">
            <w:pPr>
              <w:jc w:val="center"/>
            </w:pPr>
            <w:r>
              <w:t>0.30 m</w:t>
            </w:r>
          </w:p>
        </w:tc>
      </w:tr>
      <w:tr w:rsidR="00C2620F" w14:paraId="5CA4C32D" w14:textId="77777777" w:rsidTr="00C2620F">
        <w:trPr>
          <w:jc w:val="center"/>
        </w:trPr>
        <w:tc>
          <w:tcPr>
            <w:tcW w:w="3256" w:type="dxa"/>
          </w:tcPr>
          <w:p w14:paraId="033C69B5" w14:textId="2ECA1760" w:rsidR="00C2620F" w:rsidRPr="00C2620F" w:rsidRDefault="00C2620F" w:rsidP="00C2620F">
            <w:pPr>
              <w:jc w:val="center"/>
            </w:pPr>
            <w:r>
              <w:t>시뮬레이션 시행 횟수</w:t>
            </w:r>
          </w:p>
        </w:tc>
        <w:tc>
          <w:tcPr>
            <w:tcW w:w="3188" w:type="dxa"/>
          </w:tcPr>
          <w:p w14:paraId="3FAFF708" w14:textId="40CF90DC" w:rsidR="00C2620F" w:rsidRPr="00C2620F" w:rsidRDefault="00C2620F" w:rsidP="00137B12">
            <w:pPr>
              <w:jc w:val="center"/>
            </w:pPr>
            <w:r>
              <w:t>200 회</w:t>
            </w:r>
          </w:p>
        </w:tc>
      </w:tr>
    </w:tbl>
    <w:p w14:paraId="0F718A9E" w14:textId="77777777" w:rsidR="00F837B2" w:rsidRPr="00F837B2" w:rsidRDefault="00F837B2" w:rsidP="004C7409"/>
    <w:p w14:paraId="06802668" w14:textId="003F03BB" w:rsidR="004C7409" w:rsidRPr="004C7409" w:rsidRDefault="004C7409" w:rsidP="004C7409">
      <w:r>
        <w:t xml:space="preserve">Fig. </w:t>
      </w:r>
      <w:r>
        <w:rPr>
          <w:rFonts w:hint="eastAsia"/>
        </w:rPr>
        <w:t>x</w:t>
      </w:r>
      <w:r>
        <w:t xml:space="preserve">은 200회 몬테카를로 시뮬레이션의 </w:t>
      </w:r>
      <w:r>
        <w:rPr>
          <w:rFonts w:hint="eastAsia"/>
        </w:rPr>
        <w:t>결과이다</w:t>
      </w:r>
      <w:r>
        <w:t>. 상단 두 패널은 각각 고도와 수직 속도의 추정 분포로, 검정 실선은 진리</w:t>
      </w:r>
      <w:r w:rsidR="00E96D6B">
        <w:rPr>
          <w:rFonts w:hint="eastAsia"/>
        </w:rPr>
        <w:t xml:space="preserve"> </w:t>
      </w:r>
      <w:r>
        <w:t>값, 분홍 영역은 추정 평균에 대한 ±3σ 신뢰 구간, 파란 점선은 칼만 필터의 추정 평균을 의미한다. 하단 두 패널은 시점별 추정 오차의 분포와 그에 대응하는 ±3σ 경계를 보여준다.</w:t>
      </w:r>
    </w:p>
    <w:p w14:paraId="7D4E0891" w14:textId="77777777" w:rsidR="004C7409" w:rsidRPr="004C7409" w:rsidRDefault="004C7409" w:rsidP="004C7409">
      <w:pPr>
        <w:jc w:val="center"/>
      </w:pPr>
      <w:r>
        <w:rPr>
          <w:noProof/>
        </w:rPr>
        <w:drawing>
          <wp:inline distT="0" distB="0" distL="0" distR="0" wp14:anchorId="5431F7CB" wp14:editId="1BFC036F">
            <wp:extent cx="5500000" cy="2760000"/>
            <wp:effectExtent l="0" t="0" r="0" b="0"/>
            <wp:docPr id="100000001" name="Picture Si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Sim1"/>
                    <pic:cNvPicPr>
                      <a:picLocks noChangeAspect="1" noChangeArrowheads="1"/>
                    </pic:cNvPicPr>
                  </pic:nvPicPr>
                  <pic:blipFill>
                    <a:blip r:embed="rId16" cstate="print"/>
                    <a:srcRect/>
                    <a:stretch>
                      <a:fillRect/>
                    </a:stretch>
                  </pic:blipFill>
                  <pic:spPr bwMode="auto">
                    <a:xfrm>
                      <a:off x="0" y="0"/>
                      <a:ext cx="5500000" cy="2760000"/>
                    </a:xfrm>
                    <a:prstGeom prst="rect">
                      <a:avLst/>
                    </a:prstGeom>
                    <a:noFill/>
                    <a:ln>
                      <a:noFill/>
                    </a:ln>
                  </pic:spPr>
                </pic:pic>
              </a:graphicData>
            </a:graphic>
          </wp:inline>
        </w:drawing>
      </w:r>
    </w:p>
    <w:p w14:paraId="35ABA9FF" w14:textId="390AFCFD" w:rsidR="004C7409" w:rsidRPr="004C7409" w:rsidRDefault="004C7409" w:rsidP="004C7409">
      <w:pPr>
        <w:jc w:val="center"/>
      </w:pPr>
      <w:r>
        <w:rPr>
          <w:b/>
          <w:bCs/>
        </w:rPr>
        <w:t xml:space="preserve">Fig. </w:t>
      </w:r>
      <w:r>
        <w:rPr>
          <w:rFonts w:hint="eastAsia"/>
          <w:b/>
          <w:bCs/>
        </w:rPr>
        <w:t>x</w:t>
      </w:r>
      <w:r>
        <w:rPr>
          <w:b/>
          <w:bCs/>
        </w:rPr>
        <w:t>. 200회 몬테카를로 시뮬레이션에 의한 1D K</w:t>
      </w:r>
      <w:r>
        <w:rPr>
          <w:rFonts w:hint="eastAsia"/>
          <w:b/>
          <w:bCs/>
        </w:rPr>
        <w:t xml:space="preserve">alman </w:t>
      </w:r>
      <w:r>
        <w:rPr>
          <w:b/>
          <w:bCs/>
        </w:rPr>
        <w:t>F</w:t>
      </w:r>
      <w:r>
        <w:rPr>
          <w:rFonts w:hint="eastAsia"/>
          <w:b/>
          <w:bCs/>
        </w:rPr>
        <w:t>ilter</w:t>
      </w:r>
      <w:r>
        <w:rPr>
          <w:b/>
          <w:bCs/>
        </w:rPr>
        <w:t xml:space="preserve"> 추정 성능</w:t>
      </w:r>
    </w:p>
    <w:p w14:paraId="15A57747" w14:textId="0C7ECF10" w:rsidR="004C7409" w:rsidRPr="004C7409" w:rsidRDefault="004C7409" w:rsidP="006D0F2D">
      <w:r>
        <w:t>발사 후 1초 이내에 추정 분포가 진리</w:t>
      </w:r>
      <w:r w:rsidR="00E96D6B">
        <w:rPr>
          <w:rFonts w:hint="eastAsia"/>
        </w:rPr>
        <w:t xml:space="preserve"> </w:t>
      </w:r>
      <w:r>
        <w:t xml:space="preserve">값으로 빠르게 수렴하는 양상이 뚜렷하게 관찰된다. 이는 초기 공분산을 크게 설정하더라도, 첫 기압계 측정 갱신에서 칼만 이득이 K₁ ≈ P₁₁/(P₁₁ + σ_b²) ≈ 0.99로 거의 1에 가까워져 위치 추정이 기압계 정밀도(σ_b ≈ 0.3 m) 수준까지 </w:t>
      </w:r>
      <w:r>
        <w:rPr>
          <w:rFonts w:hint="eastAsia"/>
        </w:rPr>
        <w:t xml:space="preserve">내려가기 </w:t>
      </w:r>
      <w:r>
        <w:t>때문이다. 추력 비행 구간(0∼2 s)에서는 가속도 입력이 크고 진동 잡음이 더해져 위치 오차 3σ 폭이 약 0.7 m 수준까지 벌어지지만, 정점 부근에서는 0.1 m 이하로 줄어들어 정점 검출과 사출 판정에 충분한 정밀도를 확보한다. 속도 추정 역시 발사 후 5초 이내에 3σ 폭 0.1 m/s 이하로 수렴하여, 정점 검출 조건(v_up &lt; −0.5 m/s, 3 샘플 디바운스)을 신뢰성 있게 평가할 수 있다.</w:t>
      </w:r>
    </w:p>
    <w:p w14:paraId="07DD97E4" w14:textId="77777777" w:rsidR="004C7409" w:rsidRPr="004C7409" w:rsidRDefault="004C7409" w:rsidP="004C7409"/>
    <w:p w14:paraId="5B18C90A" w14:textId="77DA6025" w:rsidR="004C7409" w:rsidRPr="004C7409" w:rsidRDefault="004C7409" w:rsidP="004C7409">
      <w:pPr>
        <w:rPr>
          <w:b/>
          <w:bCs/>
        </w:rPr>
      </w:pPr>
      <w:r>
        <w:rPr>
          <w:b/>
          <w:bCs/>
        </w:rPr>
        <w:t>4.6 비행 시퀀스 알고리즘</w:t>
      </w:r>
    </w:p>
    <w:p w14:paraId="60E55BD9" w14:textId="2C0AB55E" w:rsidR="004C7409" w:rsidRPr="004C7409" w:rsidRDefault="004C7409" w:rsidP="004C7409">
      <w:r>
        <w:t xml:space="preserve">칼만 필터로 얻은 고도·속도·자세 정보는 </w:t>
      </w:r>
      <w:r>
        <w:rPr>
          <w:rFonts w:hint="eastAsia"/>
        </w:rPr>
        <w:t>현재 상태</w:t>
      </w:r>
      <w:r>
        <w:t xml:space="preserve"> 판단으로 이어</w:t>
      </w:r>
      <w:r>
        <w:rPr>
          <w:rFonts w:hint="eastAsia"/>
        </w:rPr>
        <w:t>진다</w:t>
      </w:r>
      <w:r>
        <w:t>. 본 시스템의 비행 시퀀스는 PRE_FLIGHT, POWERED_FLIGHT, COASTING, DESCENT, LANDED의 5개 상태로 구성된 유한 상태 기계(FSM)로 구현되며, Flight_Task에서 10 Hz 주기로 상태 전이 조건을 평가한다. 상태 전이 시점마다 이벤트 패킷이 플래시에 기록되며</w:t>
      </w:r>
      <w:r>
        <w:rPr>
          <w:rFonts w:hint="eastAsia"/>
        </w:rPr>
        <w:t>,</w:t>
      </w:r>
      <w:r>
        <w:t xml:space="preserve"> 전체 구조는 Fig. </w:t>
      </w:r>
      <w:r>
        <w:rPr>
          <w:rFonts w:hint="eastAsia"/>
        </w:rPr>
        <w:t>x</w:t>
      </w:r>
      <w:r>
        <w:t>와 같다.</w:t>
      </w:r>
    </w:p>
    <w:p w14:paraId="5A017E27" w14:textId="4826355F" w:rsidR="004C7409" w:rsidRPr="004C7409" w:rsidRDefault="008F0000" w:rsidP="004C7409">
      <w:pPr>
        <w:jc w:val="center"/>
      </w:pPr>
      <w:r>
        <w:rPr>
          <w:noProof/>
        </w:rPr>
        <w:lastRenderedPageBreak/>
        <w:drawing>
          <wp:inline distT="0" distB="0" distL="0" distR="0" wp14:anchorId="7CDA6A87" wp14:editId="71AC73C7">
            <wp:extent cx="5731510" cy="2677795"/>
            <wp:effectExtent l="0" t="0" r="2540" b="8255"/>
            <wp:docPr id="20955458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45879" name=""/>
                    <pic:cNvPicPr/>
                  </pic:nvPicPr>
                  <pic:blipFill>
                    <a:blip r:embed="rId17"/>
                    <a:stretch>
                      <a:fillRect/>
                    </a:stretch>
                  </pic:blipFill>
                  <pic:spPr>
                    <a:xfrm>
                      <a:off x="0" y="0"/>
                      <a:ext cx="5731510" cy="2677795"/>
                    </a:xfrm>
                    <a:prstGeom prst="rect">
                      <a:avLst/>
                    </a:prstGeom>
                  </pic:spPr>
                </pic:pic>
              </a:graphicData>
            </a:graphic>
          </wp:inline>
        </w:drawing>
      </w:r>
    </w:p>
    <w:p w14:paraId="065194B5" w14:textId="5478EB58" w:rsidR="004C7409" w:rsidRPr="004C7409" w:rsidRDefault="004C7409" w:rsidP="004C7409">
      <w:pPr>
        <w:jc w:val="center"/>
      </w:pPr>
      <w:r>
        <w:rPr>
          <w:b/>
          <w:bCs/>
        </w:rPr>
        <w:t xml:space="preserve">Fig. </w:t>
      </w:r>
      <w:r>
        <w:rPr>
          <w:rFonts w:hint="eastAsia"/>
          <w:b/>
          <w:bCs/>
        </w:rPr>
        <w:t>x</w:t>
      </w:r>
      <w:r>
        <w:rPr>
          <w:b/>
          <w:bCs/>
        </w:rPr>
        <w:t xml:space="preserve">. 비행 시퀀스 상태 기계 </w:t>
      </w:r>
      <w:r>
        <w:rPr>
          <w:rFonts w:hint="eastAsia"/>
          <w:b/>
          <w:bCs/>
        </w:rPr>
        <w:t>흐름도</w:t>
      </w:r>
    </w:p>
    <w:p w14:paraId="02C2A4DF" w14:textId="77777777" w:rsidR="004C7409" w:rsidRPr="004C7409" w:rsidRDefault="004C7409" w:rsidP="004C7409">
      <w:r>
        <w:rPr>
          <w:b/>
          <w:bCs/>
        </w:rPr>
        <w:t>발사 검출 (PRE_FLIGHT → POWERED_FLIGHT)</w:t>
      </w:r>
    </w:p>
    <w:p w14:paraId="003BAC93" w14:textId="7D148D8F" w:rsidR="004C7409" w:rsidRPr="004C7409" w:rsidRDefault="004C7409" w:rsidP="00A67D10">
      <w:r>
        <w:t>추정 고도가 5 m를 초과하거나 수직 속도가 5 m/s를 초과</w:t>
      </w:r>
      <w:r>
        <w:rPr>
          <w:rFonts w:hint="eastAsia"/>
        </w:rPr>
        <w:t>할 경우,</w:t>
      </w:r>
      <w:r>
        <w:t xml:space="preserve"> 발사로 판정한다. 추력 점화 직후 두 임계</w:t>
      </w:r>
      <w:r w:rsidR="00B919CB">
        <w:rPr>
          <w:rFonts w:hint="eastAsia"/>
        </w:rPr>
        <w:t xml:space="preserve"> </w:t>
      </w:r>
      <w:r>
        <w:t>값을 빠르게</w:t>
      </w:r>
      <w:r w:rsidR="00B919CB">
        <w:rPr>
          <w:rFonts w:hint="eastAsia"/>
        </w:rPr>
        <w:t xml:space="preserve"> </w:t>
      </w:r>
      <w:r>
        <w:t>넘어가므로, 단일 샘플만으로도 발사 검출의 신뢰성이 충분하다. OpenRocket 시뮬레이션상 본 로켓은 점화 후 약 0.15초 내에 두 임계값을 동시에 초과한다.</w:t>
      </w:r>
    </w:p>
    <w:p w14:paraId="0C58214E" w14:textId="77777777" w:rsidR="004C7409" w:rsidRPr="004C7409" w:rsidRDefault="006D0F2D" w:rsidP="004C7409">
      <w:r>
        <w:rPr>
          <w:rFonts w:hint="eastAsia"/>
          <w:b/>
          <w:bCs/>
        </w:rPr>
        <w:t>번아</w:t>
      </w:r>
      <w:r>
        <w:rPr>
          <w:b/>
          <w:bCs/>
        </w:rPr>
        <w:t>웃 검출 (POWERED_FLIGHT → COASTING)</w:t>
      </w:r>
    </w:p>
    <w:p w14:paraId="2C0263A8" w14:textId="7AC12071" w:rsidR="004C7409" w:rsidRPr="004C7409" w:rsidRDefault="004C7409" w:rsidP="004C7409">
      <w:r>
        <w:t xml:space="preserve">모터 연소 종료(burnout)는 가속도계가 측정하는 비력의 3축 크기가 2 m/s² 이하로 감소하고, 동시에 수직 속도가 10 m/s를 초과하는 시점으로 판정한다. 비력은 자유낙하 상태에서 크기가 0에 가까워지며, 3축 크기를 사용하기 때문에 로켓 자세 오차에 영향을 받지 </w:t>
      </w:r>
      <w:r>
        <w:rPr>
          <w:rFonts w:hint="eastAsia"/>
        </w:rPr>
        <w:t xml:space="preserve">않고 </w:t>
      </w:r>
      <w:r>
        <w:t>검출이 가능하다.</w:t>
      </w:r>
    </w:p>
    <w:p w14:paraId="72B5E1B4" w14:textId="77777777" w:rsidR="004C7409" w:rsidRPr="004C7409" w:rsidRDefault="004C7409" w:rsidP="004C7409">
      <w:r>
        <w:rPr>
          <w:b/>
          <w:bCs/>
        </w:rPr>
        <w:t>2단 재점화 조건 (COASTING 구간)</w:t>
      </w:r>
    </w:p>
    <w:p w14:paraId="46A0B249" w14:textId="77777777" w:rsidR="006D0F2D" w:rsidRDefault="006D0F2D" w:rsidP="004C7409">
      <w:r>
        <w:rPr>
          <w:rFonts w:hint="eastAsia"/>
        </w:rPr>
        <w:t xml:space="preserve">번아웃 이후 정점 도달 시까지의 자유 비행 구간 동안, 매 제어 주기(10 Hz)마다 다음 세 조건을 동시에 평가한다. </w:t>
      </w:r>
    </w:p>
    <w:p w14:paraId="1DE46E5E" w14:textId="77777777" w:rsidR="006D0F2D" w:rsidRDefault="004C7409" w:rsidP="006D0F2D">
      <w:pPr>
        <w:pStyle w:val="a6"/>
        <w:numPr>
          <w:ilvl w:val="0"/>
          <w:numId w:val="1"/>
        </w:numPr>
      </w:pPr>
      <w:r>
        <w:t>단분리 커플러에 장착된 적외선 거리 센서(FC-51)가 단분리 완료를 3 샘플 연속(약 300 ms) 검출할 것.</w:t>
      </w:r>
    </w:p>
    <w:p w14:paraId="5F6AC970" w14:textId="77777777" w:rsidR="006D0F2D" w:rsidRDefault="004C7409" w:rsidP="006D0F2D">
      <w:pPr>
        <w:pStyle w:val="a6"/>
        <w:numPr>
          <w:ilvl w:val="0"/>
          <w:numId w:val="1"/>
        </w:numPr>
      </w:pPr>
      <w:r>
        <w:t>추정 자세의 피치와 요(yaw)의 절댓값이 모두 45° 이하일 것.</w:t>
      </w:r>
    </w:p>
    <w:p w14:paraId="1EBEBDDC" w14:textId="77777777" w:rsidR="006D0F2D" w:rsidRDefault="004C7409" w:rsidP="006D0F2D">
      <w:pPr>
        <w:pStyle w:val="a6"/>
        <w:numPr>
          <w:ilvl w:val="0"/>
          <w:numId w:val="1"/>
        </w:numPr>
      </w:pPr>
      <w:r>
        <w:t>정점가 아직 검출되지 않았을 것.</w:t>
      </w:r>
    </w:p>
    <w:p w14:paraId="1686512E" w14:textId="77777777" w:rsidR="004C7409" w:rsidRPr="004C7409" w:rsidRDefault="004C7409" w:rsidP="00B919CB">
      <w:commentRangeStart w:id="12"/>
      <w:r>
        <w:t>세 조건이 모두 충족된 순간에만 PYRO_1(재점화) 채널에 1초간 점화 전류를 인가한다. 단분리 미완료·자세 이상·시점 부적절 중 어느 하나라도 해당하면 점화는 차단되며, 이는 의도치 않은 점화로 인한 안전 사고를 원천적으로 봉쇄하는 다중 게이트 설계다.</w:t>
      </w:r>
      <w:commentRangeEnd w:id="12"/>
      <w:r w:rsidRPr="004C7409">
        <w:rPr>
          <w:rStyle w:val="aa"/>
          <w:sz w:val="22"/>
          <w:szCs w:val="24"/>
        </w:rPr>
        <w:commentReference w:id="12"/>
      </w:r>
    </w:p>
    <w:p w14:paraId="39E5044A" w14:textId="77777777" w:rsidR="004C7409" w:rsidRPr="004C7409" w:rsidRDefault="006D0F2D" w:rsidP="004C7409">
      <w:r>
        <w:rPr>
          <w:rFonts w:hint="eastAsia"/>
        </w:rPr>
        <w:lastRenderedPageBreak/>
        <w:t xml:space="preserve"> </w:t>
      </w:r>
    </w:p>
    <w:p w14:paraId="21E255AA" w14:textId="58D150C9" w:rsidR="004C7409" w:rsidRPr="004C7409" w:rsidRDefault="00A67D10" w:rsidP="004C7409">
      <w:r>
        <w:rPr>
          <w:rFonts w:hint="eastAsia"/>
          <w:b/>
          <w:bCs/>
        </w:rPr>
        <w:t xml:space="preserve">정점 </w:t>
      </w:r>
      <w:r>
        <w:rPr>
          <w:b/>
          <w:bCs/>
        </w:rPr>
        <w:t xml:space="preserve">검출 및 </w:t>
      </w:r>
      <w:r>
        <w:rPr>
          <w:rFonts w:hint="eastAsia"/>
          <w:b/>
          <w:bCs/>
        </w:rPr>
        <w:t>낙하산</w:t>
      </w:r>
      <w:r>
        <w:rPr>
          <w:b/>
          <w:bCs/>
        </w:rPr>
        <w:t xml:space="preserve"> 사출 (COASTING → DESCENT)</w:t>
      </w:r>
    </w:p>
    <w:p w14:paraId="02FD18E1" w14:textId="12B2BDCF" w:rsidR="004C7409" w:rsidRDefault="004C7409" w:rsidP="004C7409">
      <w:r>
        <w:t xml:space="preserve">수직 속도가 −0.5 m/s 이하이고 고도가 15 m를 초과하는 조건이 3 샘플 연속 만족되면 정점로 판정한다. 3 샘플 디바운스는 강풍이나 단발성 측정 잡음에 의한 오검출을 방지하기 위한 장치다. </w:t>
      </w:r>
      <w:r>
        <w:rPr>
          <w:rFonts w:hint="eastAsia"/>
        </w:rPr>
        <w:t xml:space="preserve">정점 도달 </w:t>
      </w:r>
      <w:r>
        <w:t xml:space="preserve">판정과 동시에 </w:t>
      </w:r>
      <w:r>
        <w:rPr>
          <w:rFonts w:hint="eastAsia"/>
        </w:rPr>
        <w:t xml:space="preserve">낙하산 사출 서보 모터를 </w:t>
      </w:r>
      <w:r>
        <w:t>사출 각도로 회전시켜 낙하산을 전개한다.</w:t>
      </w:r>
    </w:p>
    <w:p w14:paraId="42B0131B" w14:textId="77777777" w:rsidR="009A7AC9" w:rsidRPr="00905C7E" w:rsidRDefault="009A7AC9" w:rsidP="004C7409"/>
    <w:p w14:paraId="77D9C275" w14:textId="77777777" w:rsidR="004C7409" w:rsidRPr="004C7409" w:rsidRDefault="009A7AC9" w:rsidP="004C7409">
      <w:r>
        <w:rPr>
          <w:rFonts w:hint="eastAsia"/>
          <w:b/>
          <w:bCs/>
        </w:rPr>
        <w:t>형상변환</w:t>
      </w:r>
      <w:r>
        <w:rPr>
          <w:b/>
          <w:bCs/>
        </w:rPr>
        <w:t xml:space="preserve"> 낙하산 </w:t>
      </w:r>
      <w:r>
        <w:rPr>
          <w:rFonts w:hint="eastAsia"/>
          <w:b/>
          <w:bCs/>
        </w:rPr>
        <w:t>전개</w:t>
      </w:r>
      <w:r>
        <w:rPr>
          <w:b/>
          <w:bCs/>
        </w:rPr>
        <w:t xml:space="preserve"> (DESCENT 구간)</w:t>
      </w:r>
    </w:p>
    <w:p w14:paraId="7805F691" w14:textId="19C6FCD3" w:rsidR="009A7AC9" w:rsidRDefault="009A7AC9" w:rsidP="004C7409">
      <w:r>
        <w:rPr>
          <w:rFonts w:hint="eastAsia"/>
        </w:rPr>
        <w:t>낙하산 사출 이후 하강 도중, 추정 고도가 100 m 이하로 감소하는 순간 PYRO 2채널에 1초간 점화 전류를 인가하여 낙하산의 형상을 전개한다.</w:t>
      </w:r>
    </w:p>
    <w:p w14:paraId="17D10074" w14:textId="77777777" w:rsidR="009A7AC9" w:rsidRPr="004C7409" w:rsidRDefault="009A7AC9" w:rsidP="004C7409"/>
    <w:p w14:paraId="480B2BA5" w14:textId="77777777" w:rsidR="004C7409" w:rsidRPr="004C7409" w:rsidRDefault="004C7409" w:rsidP="004C7409">
      <w:r>
        <w:rPr>
          <w:b/>
          <w:bCs/>
        </w:rPr>
        <w:t>착륙 검출 및 종료 (DESCENT → LANDED)</w:t>
      </w:r>
    </w:p>
    <w:p w14:paraId="6F963A0C" w14:textId="77777777" w:rsidR="004C7409" w:rsidRPr="004C7409" w:rsidRDefault="004C7409" w:rsidP="004C7409">
      <w:r>
        <w:t>추정 고도가 10 m 이하이고 수직 속도의 절댓값이 1 m/s 이하인 상태가 10 샘플 연속 유지되면 착륙으로 판정한다. 착륙 검출 시에는 데이터 수집을 비활성화하고, RAM 버퍼에 남아 있던 데이터를 Flash에 모두 기록한 뒤 시퀀스를 종료한다.</w:t>
      </w:r>
    </w:p>
    <w:p w14:paraId="713DC7C8" w14:textId="77777777" w:rsidR="004C7409" w:rsidRPr="009A7AC9" w:rsidRDefault="004C7409" w:rsidP="004C7409"/>
    <w:p w14:paraId="6A26335F" w14:textId="77777777" w:rsidR="004C7409" w:rsidRPr="004C7409" w:rsidRDefault="004C7409" w:rsidP="004C7409">
      <w:pPr>
        <w:rPr>
          <w:b/>
          <w:bCs/>
        </w:rPr>
      </w:pPr>
      <w:r>
        <w:rPr>
          <w:b/>
          <w:bCs/>
        </w:rPr>
        <w:t>4.7 데이터 저장</w:t>
      </w:r>
    </w:p>
    <w:p w14:paraId="568DBD1F" w14:textId="3BC0F5CD" w:rsidR="002F3615" w:rsidRDefault="004C7409">
      <w:r>
        <w:t xml:space="preserve">비행 데이터는 사후 분석의 핵심 자산이므로, 비행 중 발생하는 모든 센서 측정값과 상태 추정 결과를 32 MB 용량의 SMD형 NOR Flash(MX25L25645GM2I-08G)에 실시간으로 저장한다. 모든 패킷은 3바이트의 공통 헤더(동기 바이트 0xAA, 패킷 ID, 페이로드 길이)와 가변 길이의 페이로드로 구성되며, Fig. </w:t>
      </w:r>
      <w:r>
        <w:rPr>
          <w:rFonts w:hint="eastAsia"/>
        </w:rPr>
        <w:t>x</w:t>
      </w:r>
      <w:r>
        <w:t xml:space="preserve">에 그 구조를 도시하였다. 동기 바이트가 항상 0xAA로 시작하므로, 사후 분석 시 헤더 패턴만으로 패킷 경계를 즉시 식별할 수 있다. 패킷 종류와 발생 빈도는 Table </w:t>
      </w:r>
      <w:r>
        <w:rPr>
          <w:rFonts w:hint="eastAsia"/>
        </w:rPr>
        <w:t>x</w:t>
      </w:r>
      <w:r>
        <w:t>와 같다.</w:t>
      </w:r>
    </w:p>
    <w:p w14:paraId="169D2089" w14:textId="77777777" w:rsidR="002F3615" w:rsidRDefault="00DD11AC">
      <w:pPr>
        <w:jc w:val="center"/>
      </w:pPr>
      <w:r>
        <w:rPr>
          <w:noProof/>
        </w:rPr>
        <w:drawing>
          <wp:inline distT="0" distB="0" distL="0" distR="0" wp14:anchorId="13DB8A4C" wp14:editId="64DD5EC1">
            <wp:extent cx="3776353" cy="879448"/>
            <wp:effectExtent l="0" t="0" r="0" b="0"/>
            <wp:docPr id="11460487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48717" name=""/>
                    <pic:cNvPicPr/>
                  </pic:nvPicPr>
                  <pic:blipFill>
                    <a:blip r:embed="rId18"/>
                    <a:stretch>
                      <a:fillRect/>
                    </a:stretch>
                  </pic:blipFill>
                  <pic:spPr>
                    <a:xfrm>
                      <a:off x="0" y="0"/>
                      <a:ext cx="3804193" cy="885931"/>
                    </a:xfrm>
                    <a:prstGeom prst="rect">
                      <a:avLst/>
                    </a:prstGeom>
                  </pic:spPr>
                </pic:pic>
              </a:graphicData>
            </a:graphic>
          </wp:inline>
        </w:drawing>
      </w:r>
    </w:p>
    <w:p w14:paraId="24F5EC2E" w14:textId="1ACC6351" w:rsidR="002F3615" w:rsidRDefault="00000000">
      <w:pPr>
        <w:jc w:val="center"/>
      </w:pPr>
      <w:r>
        <w:rPr>
          <w:b/>
          <w:bCs/>
        </w:rPr>
        <w:t xml:space="preserve">Fig. </w:t>
      </w:r>
      <w:r>
        <w:rPr>
          <w:rFonts w:hint="eastAsia"/>
          <w:b/>
          <w:bCs/>
        </w:rPr>
        <w:t>x</w:t>
      </w:r>
      <w:r>
        <w:rPr>
          <w:b/>
          <w:bCs/>
        </w:rPr>
        <w:t>. 저장 패킷 구조 (header + payload)</w:t>
      </w:r>
    </w:p>
    <w:p w14:paraId="09727456" w14:textId="711696BD" w:rsidR="004C7409" w:rsidRPr="004C7409" w:rsidRDefault="004C7409" w:rsidP="004C7409">
      <w:pPr>
        <w:jc w:val="center"/>
      </w:pPr>
      <w:r>
        <w:rPr>
          <w:b/>
          <w:bCs/>
        </w:rPr>
        <w:t xml:space="preserve">Table </w:t>
      </w:r>
      <w:r>
        <w:rPr>
          <w:rFonts w:hint="eastAsia"/>
          <w:b/>
          <w:bCs/>
        </w:rPr>
        <w:t>x</w:t>
      </w:r>
      <w:r>
        <w:rPr>
          <w:b/>
          <w:bCs/>
        </w:rPr>
        <w:t>. 저장 패킷 구조 및 빈도</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700"/>
        <w:gridCol w:w="1100"/>
        <w:gridCol w:w="1400"/>
        <w:gridCol w:w="3500"/>
      </w:tblGrid>
      <w:tr w:rsidR="002F3615" w14:paraId="3B1A4EB3" w14:textId="77777777">
        <w:trPr>
          <w:jc w:val="center"/>
        </w:trPr>
        <w:tc>
          <w:tcPr>
            <w:tcW w:w="800" w:type="dxa"/>
          </w:tcPr>
          <w:p w14:paraId="06E5AFA2" w14:textId="77777777" w:rsidR="002F3615" w:rsidRDefault="00000000">
            <w:pPr>
              <w:jc w:val="center"/>
            </w:pPr>
            <w:r>
              <w:rPr>
                <w:b/>
              </w:rPr>
              <w:lastRenderedPageBreak/>
              <w:t>ID</w:t>
            </w:r>
          </w:p>
        </w:tc>
        <w:tc>
          <w:tcPr>
            <w:tcW w:w="1700" w:type="dxa"/>
          </w:tcPr>
          <w:p w14:paraId="348F89A8" w14:textId="77777777" w:rsidR="002F3615" w:rsidRDefault="00000000">
            <w:pPr>
              <w:jc w:val="center"/>
            </w:pPr>
            <w:r>
              <w:rPr>
                <w:b/>
              </w:rPr>
              <w:t>패킷</w:t>
            </w:r>
          </w:p>
        </w:tc>
        <w:tc>
          <w:tcPr>
            <w:tcW w:w="1100" w:type="dxa"/>
          </w:tcPr>
          <w:p w14:paraId="01A0C787" w14:textId="77777777" w:rsidR="002F3615" w:rsidRDefault="00000000">
            <w:pPr>
              <w:jc w:val="center"/>
            </w:pPr>
            <w:r>
              <w:rPr>
                <w:b/>
              </w:rPr>
              <w:t>크기</w:t>
            </w:r>
          </w:p>
        </w:tc>
        <w:tc>
          <w:tcPr>
            <w:tcW w:w="1400" w:type="dxa"/>
          </w:tcPr>
          <w:p w14:paraId="10134330" w14:textId="77777777" w:rsidR="002F3615" w:rsidRDefault="00000000">
            <w:pPr>
              <w:jc w:val="center"/>
            </w:pPr>
            <w:r>
              <w:rPr>
                <w:b/>
              </w:rPr>
              <w:t>주기</w:t>
            </w:r>
          </w:p>
        </w:tc>
        <w:tc>
          <w:tcPr>
            <w:tcW w:w="3500" w:type="dxa"/>
          </w:tcPr>
          <w:p w14:paraId="4E05444E" w14:textId="77777777" w:rsidR="002F3615" w:rsidRDefault="00000000">
            <w:pPr>
              <w:jc w:val="center"/>
            </w:pPr>
            <w:r>
              <w:rPr>
                <w:b/>
              </w:rPr>
              <w:t>페이로드 구성</w:t>
            </w:r>
          </w:p>
        </w:tc>
      </w:tr>
      <w:tr w:rsidR="002F3615" w14:paraId="4FC15B86" w14:textId="77777777">
        <w:trPr>
          <w:jc w:val="center"/>
        </w:trPr>
        <w:tc>
          <w:tcPr>
            <w:tcW w:w="800" w:type="dxa"/>
          </w:tcPr>
          <w:p w14:paraId="7B49E976" w14:textId="77777777" w:rsidR="002F3615" w:rsidRDefault="00000000">
            <w:pPr>
              <w:jc w:val="center"/>
            </w:pPr>
            <w:r>
              <w:t>1</w:t>
            </w:r>
          </w:p>
        </w:tc>
        <w:tc>
          <w:tcPr>
            <w:tcW w:w="1700" w:type="dxa"/>
          </w:tcPr>
          <w:p w14:paraId="5D8E5C29" w14:textId="77777777" w:rsidR="002F3615" w:rsidRDefault="00000000">
            <w:r>
              <w:t>baro_pkt</w:t>
            </w:r>
          </w:p>
        </w:tc>
        <w:tc>
          <w:tcPr>
            <w:tcW w:w="1100" w:type="dxa"/>
          </w:tcPr>
          <w:p w14:paraId="39727A52" w14:textId="77777777" w:rsidR="002F3615" w:rsidRDefault="00000000">
            <w:pPr>
              <w:jc w:val="center"/>
            </w:pPr>
            <w:r>
              <w:t>11 B</w:t>
            </w:r>
          </w:p>
        </w:tc>
        <w:tc>
          <w:tcPr>
            <w:tcW w:w="1400" w:type="dxa"/>
          </w:tcPr>
          <w:p w14:paraId="77CB6511" w14:textId="77777777" w:rsidR="002F3615" w:rsidRDefault="00000000">
            <w:pPr>
              <w:jc w:val="center"/>
            </w:pPr>
            <w:r>
              <w:t>50 Hz</w:t>
            </w:r>
          </w:p>
        </w:tc>
        <w:tc>
          <w:tcPr>
            <w:tcW w:w="3500" w:type="dxa"/>
          </w:tcPr>
          <w:p w14:paraId="50F12FBE" w14:textId="77777777" w:rsidR="002F3615" w:rsidRDefault="00000000">
            <w:r>
              <w:t>timestamp(4) + altitude(4)</w:t>
            </w:r>
          </w:p>
        </w:tc>
      </w:tr>
      <w:tr w:rsidR="002F3615" w14:paraId="471AF583" w14:textId="77777777">
        <w:trPr>
          <w:jc w:val="center"/>
        </w:trPr>
        <w:tc>
          <w:tcPr>
            <w:tcW w:w="800" w:type="dxa"/>
          </w:tcPr>
          <w:p w14:paraId="47E0F2CE" w14:textId="77777777" w:rsidR="002F3615" w:rsidRDefault="00000000">
            <w:pPr>
              <w:jc w:val="center"/>
            </w:pPr>
            <w:r>
              <w:t>2</w:t>
            </w:r>
          </w:p>
        </w:tc>
        <w:tc>
          <w:tcPr>
            <w:tcW w:w="1700" w:type="dxa"/>
          </w:tcPr>
          <w:p w14:paraId="1BCF9B7C" w14:textId="77777777" w:rsidR="002F3615" w:rsidRDefault="00000000">
            <w:r>
              <w:t>imu_pkt</w:t>
            </w:r>
          </w:p>
        </w:tc>
        <w:tc>
          <w:tcPr>
            <w:tcW w:w="1100" w:type="dxa"/>
          </w:tcPr>
          <w:p w14:paraId="068CA4F0" w14:textId="77777777" w:rsidR="002F3615" w:rsidRDefault="00000000">
            <w:pPr>
              <w:jc w:val="center"/>
            </w:pPr>
            <w:r>
              <w:t>19 B</w:t>
            </w:r>
          </w:p>
        </w:tc>
        <w:tc>
          <w:tcPr>
            <w:tcW w:w="1400" w:type="dxa"/>
          </w:tcPr>
          <w:p w14:paraId="5CA04A33" w14:textId="77777777" w:rsidR="002F3615" w:rsidRDefault="00000000">
            <w:pPr>
              <w:jc w:val="center"/>
            </w:pPr>
            <w:r>
              <w:t>416 Hz</w:t>
            </w:r>
          </w:p>
        </w:tc>
        <w:tc>
          <w:tcPr>
            <w:tcW w:w="3500" w:type="dxa"/>
          </w:tcPr>
          <w:p w14:paraId="0C4B7D84" w14:textId="77777777" w:rsidR="002F3615" w:rsidRDefault="00000000">
            <w:r>
              <w:t>timestamp(4) + gyro int16×3 + accel int16×3</w:t>
            </w:r>
          </w:p>
        </w:tc>
      </w:tr>
      <w:tr w:rsidR="002F3615" w14:paraId="6DFA2A7B" w14:textId="77777777">
        <w:trPr>
          <w:jc w:val="center"/>
        </w:trPr>
        <w:tc>
          <w:tcPr>
            <w:tcW w:w="800" w:type="dxa"/>
          </w:tcPr>
          <w:p w14:paraId="70498425" w14:textId="77777777" w:rsidR="002F3615" w:rsidRDefault="00000000">
            <w:pPr>
              <w:jc w:val="center"/>
            </w:pPr>
            <w:r>
              <w:t>5</w:t>
            </w:r>
          </w:p>
        </w:tc>
        <w:tc>
          <w:tcPr>
            <w:tcW w:w="1700" w:type="dxa"/>
          </w:tcPr>
          <w:p w14:paraId="4F5F6C50" w14:textId="77777777" w:rsidR="002F3615" w:rsidRDefault="00000000">
            <w:r>
              <w:t>state_pkt</w:t>
            </w:r>
          </w:p>
        </w:tc>
        <w:tc>
          <w:tcPr>
            <w:tcW w:w="1100" w:type="dxa"/>
          </w:tcPr>
          <w:p w14:paraId="1ACB100F" w14:textId="77777777" w:rsidR="002F3615" w:rsidRDefault="00000000">
            <w:pPr>
              <w:jc w:val="center"/>
            </w:pPr>
            <w:r>
              <w:t>47 B</w:t>
            </w:r>
          </w:p>
        </w:tc>
        <w:tc>
          <w:tcPr>
            <w:tcW w:w="1400" w:type="dxa"/>
          </w:tcPr>
          <w:p w14:paraId="7B33BE80" w14:textId="77777777" w:rsidR="002F3615" w:rsidRDefault="00000000">
            <w:pPr>
              <w:jc w:val="center"/>
            </w:pPr>
            <w:r>
              <w:t>416 Hz</w:t>
            </w:r>
          </w:p>
        </w:tc>
        <w:tc>
          <w:tcPr>
            <w:tcW w:w="3500" w:type="dxa"/>
          </w:tcPr>
          <w:p w14:paraId="0B203767" w14:textId="77777777" w:rsidR="002F3615" w:rsidRDefault="00000000">
            <w:r>
              <w:t>timestamp(4) + p[3] + v[3] + q[4] (float)</w:t>
            </w:r>
          </w:p>
        </w:tc>
      </w:tr>
      <w:tr w:rsidR="002F3615" w14:paraId="54F27FF2" w14:textId="77777777">
        <w:trPr>
          <w:jc w:val="center"/>
        </w:trPr>
        <w:tc>
          <w:tcPr>
            <w:tcW w:w="800" w:type="dxa"/>
          </w:tcPr>
          <w:p w14:paraId="313C9623" w14:textId="77777777" w:rsidR="002F3615" w:rsidRDefault="00000000">
            <w:pPr>
              <w:jc w:val="center"/>
            </w:pPr>
            <w:r>
              <w:t>6</w:t>
            </w:r>
          </w:p>
        </w:tc>
        <w:tc>
          <w:tcPr>
            <w:tcW w:w="1700" w:type="dxa"/>
          </w:tcPr>
          <w:p w14:paraId="7C589474" w14:textId="77777777" w:rsidR="002F3615" w:rsidRDefault="00000000">
            <w:r>
              <w:t>event_pkt</w:t>
            </w:r>
          </w:p>
        </w:tc>
        <w:tc>
          <w:tcPr>
            <w:tcW w:w="1100" w:type="dxa"/>
          </w:tcPr>
          <w:p w14:paraId="6D441AE0" w14:textId="77777777" w:rsidR="002F3615" w:rsidRDefault="00000000">
            <w:pPr>
              <w:jc w:val="center"/>
            </w:pPr>
            <w:r>
              <w:t>9 B</w:t>
            </w:r>
          </w:p>
        </w:tc>
        <w:tc>
          <w:tcPr>
            <w:tcW w:w="1400" w:type="dxa"/>
          </w:tcPr>
          <w:p w14:paraId="68C80393" w14:textId="77777777" w:rsidR="002F3615" w:rsidRDefault="00000000">
            <w:pPr>
              <w:jc w:val="center"/>
            </w:pPr>
            <w:r>
              <w:t>이벤트 시</w:t>
            </w:r>
          </w:p>
        </w:tc>
        <w:tc>
          <w:tcPr>
            <w:tcW w:w="3500" w:type="dxa"/>
          </w:tcPr>
          <w:p w14:paraId="5C3E1683" w14:textId="77777777" w:rsidR="002F3615" w:rsidRDefault="00000000">
            <w:r>
              <w:t>timestamp(4) + phase(1) + event_id(1)</w:t>
            </w:r>
          </w:p>
        </w:tc>
      </w:tr>
    </w:tbl>
    <w:p w14:paraId="76235761" w14:textId="698CE55A" w:rsidR="004C7409" w:rsidRPr="004C7409" w:rsidRDefault="004C7409" w:rsidP="004C7409">
      <w:r>
        <w:t>각 패킷은 발생 시 FreeRTOS 큐에 적재되고, FlushTask가 이를 RAM 버퍼로 옮긴 뒤 256바이트(Flash의 페이지 크기)가 채워질 때마다 한 번에 플래시에 기록한다. 페이지 크기에 맞추어 쓰기</w:t>
      </w:r>
      <w:r w:rsidR="00ED6A3D">
        <w:rPr>
          <w:rFonts w:hint="eastAsia"/>
        </w:rPr>
        <w:t>를 함으로써</w:t>
      </w:r>
      <w:r>
        <w:t xml:space="preserve"> 쓰기 오버헤드를 최소화하였다.</w:t>
      </w:r>
    </w:p>
    <w:p w14:paraId="44DC16BB" w14:textId="77777777" w:rsidR="004C7409" w:rsidRPr="004C7409" w:rsidRDefault="00DD11AC" w:rsidP="004C7409">
      <w:pPr>
        <w:jc w:val="center"/>
      </w:pPr>
      <w:r>
        <w:rPr>
          <w:noProof/>
        </w:rPr>
        <w:drawing>
          <wp:inline distT="0" distB="0" distL="0" distR="0" wp14:anchorId="3AA483FB" wp14:editId="5467FA64">
            <wp:extent cx="4839375" cy="2495898"/>
            <wp:effectExtent l="0" t="0" r="0" b="0"/>
            <wp:docPr id="18581966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6650" name=""/>
                    <pic:cNvPicPr/>
                  </pic:nvPicPr>
                  <pic:blipFill>
                    <a:blip r:embed="rId19"/>
                    <a:stretch>
                      <a:fillRect/>
                    </a:stretch>
                  </pic:blipFill>
                  <pic:spPr>
                    <a:xfrm>
                      <a:off x="0" y="0"/>
                      <a:ext cx="4839375" cy="2495898"/>
                    </a:xfrm>
                    <a:prstGeom prst="rect">
                      <a:avLst/>
                    </a:prstGeom>
                  </pic:spPr>
                </pic:pic>
              </a:graphicData>
            </a:graphic>
          </wp:inline>
        </w:drawing>
      </w:r>
    </w:p>
    <w:p w14:paraId="4A60CC64" w14:textId="7DC7F52A" w:rsidR="004C7409" w:rsidRPr="004C7409" w:rsidRDefault="004C7409" w:rsidP="004C7409">
      <w:pPr>
        <w:jc w:val="center"/>
      </w:pPr>
      <w:r>
        <w:rPr>
          <w:b/>
          <w:bCs/>
        </w:rPr>
        <w:t xml:space="preserve">Fig. </w:t>
      </w:r>
      <w:r>
        <w:rPr>
          <w:rFonts w:hint="eastAsia"/>
          <w:b/>
          <w:bCs/>
        </w:rPr>
        <w:t>x</w:t>
      </w:r>
      <w:r>
        <w:rPr>
          <w:b/>
          <w:bCs/>
        </w:rPr>
        <w:t>. 데이터 저장 파이프라인</w:t>
      </w:r>
    </w:p>
    <w:p w14:paraId="7E8DE49A" w14:textId="77777777" w:rsidR="004C7409" w:rsidRPr="004C7409" w:rsidRDefault="004C7409" w:rsidP="004C7409">
      <w:r>
        <w:t>예상 총 데이터율은 약 28 KB/s 수준이며(주로 state_pkt 19 KB/s, imu_pkt 7.9 KB/s, baro_pkt 0.55 KB/s), 32 MB 용량을 고려하면 연속 비행 약 19분 분량을 저장할 수 있다. 실제 비행 시간(1분 내외)에 비해 충분한 여유 용량을 확보하였다.</w:t>
      </w:r>
    </w:p>
    <w:p w14:paraId="2487E4B4" w14:textId="77777777" w:rsidR="004C7409" w:rsidRPr="004C7409" w:rsidRDefault="004C7409" w:rsidP="004C7409"/>
    <w:p w14:paraId="0C5D9181" w14:textId="37E22FFB" w:rsidR="004C7409" w:rsidRPr="004C7409" w:rsidRDefault="004C7409" w:rsidP="004C7409">
      <w:pPr>
        <w:rPr>
          <w:b/>
          <w:bCs/>
        </w:rPr>
      </w:pPr>
      <w:r>
        <w:rPr>
          <w:b/>
          <w:bCs/>
        </w:rPr>
        <w:t>4.8 결론</w:t>
      </w:r>
    </w:p>
    <w:p w14:paraId="7CA3B99B" w14:textId="77777777" w:rsidR="004C7409" w:rsidRPr="004C7409" w:rsidRDefault="004C7409" w:rsidP="004C7409">
      <w:r>
        <w:t>본 연구에서는 2단 로켓의 발사·재점화·낙하산 사출·착륙으로 이어지는 전 비행 시퀀스를 자율적으로 제어하기 위한 에비오닉스를 설계·구현하고, 시뮬레이션을 통해 그 성능을 검증하였다. 핵심 기여는 다음 세 가지로 요약된다.</w:t>
      </w:r>
    </w:p>
    <w:p w14:paraId="301474E8" w14:textId="77777777" w:rsidR="004C7409" w:rsidRPr="004C7409" w:rsidRDefault="004C7409" w:rsidP="004C7409">
      <w:r>
        <w:lastRenderedPageBreak/>
        <w:t>첫째, IMU와 기압계의 상보적 특성을 활용한 1차원 수직 칼만 필터를 설계하였다. 쿼터니언 기반 자세 추정으로 가속도계 측정값을 항법 좌표계로 변환하고, Joseph 형식의 공분산 갱신을 채택하여 수치적 안정성을 확보하였다. 200회 몬테카를로 시뮬레이션 결과, 발사 후 1초 이내에 추정 분포가 진리값으로 수렴하였으며, 정점 부근의 위치 오차 3σ는 0.1 m 이하로 정점 검출 및 사출 판정에 충분한 정밀도를 확보하였다.</w:t>
      </w:r>
    </w:p>
    <w:p w14:paraId="1BD5BD07" w14:textId="6357E7EF" w:rsidR="004C7409" w:rsidRPr="004C7409" w:rsidRDefault="004C7409" w:rsidP="004C7409">
      <w:r>
        <w:t xml:space="preserve">둘째, 5단계 유한 상태 기계로 표현된 비행 시퀀스 알고리즘을 구현하였다. 비력 크기를 이용한 회전 불변 </w:t>
      </w:r>
      <w:r>
        <w:rPr>
          <w:rFonts w:hint="eastAsia"/>
        </w:rPr>
        <w:t>번아</w:t>
      </w:r>
      <w:r>
        <w:t>웃 검출, FC-51 적외선 센서를 이용한 단분리 확인, 자세 안전 조건을 모두 만족할 때만 2단을 재점화하는 다중 게이트 안전 설계를 적용하였</w:t>
      </w:r>
      <w:r>
        <w:rPr>
          <w:rFonts w:hint="eastAsia"/>
        </w:rPr>
        <w:t>다.</w:t>
      </w:r>
    </w:p>
    <w:p w14:paraId="71C179BA" w14:textId="77777777" w:rsidR="004C7409" w:rsidRPr="004C7409" w:rsidRDefault="004C7409" w:rsidP="004C7409">
      <w:r>
        <w:t>셋째, ESP32-S3 듀얼코어와 FreeRTOS를 활용한 실시간 처리 구조를 구현하였다. 시간 결정성이 요구되는 센서 수집 태스크를 Core 1에 배치하고, 비행 단계 제어와 플래시 쓰기 태스크는 Core 0에 배치하여 안정적인 다중 작업 처리를 달성하였다. 페이지 정렬 기반의 NOR Flash 쓰기 구조로 32 MB 용량에 약 19분 분량의 로그를 안정적으로 저장할 수 있다.</w:t>
      </w:r>
    </w:p>
    <w:p w14:paraId="37C79C88" w14:textId="77777777" w:rsidR="003F64B2" w:rsidRDefault="004C7409">
      <w:r>
        <w:t xml:space="preserve">한계와 향후 과제는 다음과 같다. </w:t>
      </w:r>
    </w:p>
    <w:p w14:paraId="7296B024" w14:textId="19F05AAE" w:rsidR="003F64B2" w:rsidRDefault="004C7409" w:rsidP="003F64B2">
      <w:pPr>
        <w:pStyle w:val="a6"/>
        <w:numPr>
          <w:ilvl w:val="0"/>
          <w:numId w:val="2"/>
        </w:numPr>
      </w:pPr>
      <w:r>
        <w:t xml:space="preserve">본 시스템은 GPS를 포함하지 않아, 수평 위치(NE)는 가속도 이중 적분에만 수행되며 비행 시간에 비례한 drift 누적이 불가피하다. GPS 융합이나 </w:t>
      </w:r>
      <w:r>
        <w:rPr>
          <w:rFonts w:hint="eastAsia"/>
        </w:rPr>
        <w:t xml:space="preserve">지자기 센서를 통해 </w:t>
      </w:r>
      <w:r>
        <w:t>자기장 기반 yaw 관측을 추가하면 위치</w:t>
      </w:r>
      <w:r>
        <w:rPr>
          <w:rFonts w:hint="eastAsia"/>
        </w:rPr>
        <w:t xml:space="preserve"> 자세</w:t>
      </w:r>
      <w:r>
        <w:t xml:space="preserve"> 정확도를 크게 끌어올릴 수 있다. </w:t>
      </w:r>
    </w:p>
    <w:p w14:paraId="12BE1DFD" w14:textId="77777777" w:rsidR="003F64B2" w:rsidRDefault="004C7409" w:rsidP="003F64B2">
      <w:pPr>
        <w:pStyle w:val="a6"/>
        <w:numPr>
          <w:ilvl w:val="0"/>
          <w:numId w:val="2"/>
        </w:numPr>
      </w:pPr>
      <w:r>
        <w:t xml:space="preserve"> 본 검증은 OpenRocket 궤적에 합성 노이즈를 인가한 결과이며, 실제 비행의 진동·온도 변화·자기 외란을 완전히 모사하지는 못한다. 실측 비행 데이터에 의한 임계값 튜닝과 필터 일관성 재검증이 필요하다. </w:t>
      </w:r>
    </w:p>
    <w:p w14:paraId="2667B9A7" w14:textId="1B19049F" w:rsidR="001363D8" w:rsidRDefault="004C7409" w:rsidP="003F64B2">
      <w:pPr>
        <w:pStyle w:val="a6"/>
        <w:numPr>
          <w:ilvl w:val="0"/>
          <w:numId w:val="2"/>
        </w:numPr>
      </w:pPr>
      <w:r>
        <w:t xml:space="preserve"> 현재 단일 프로세스 노이즈 Q로 추력 구간과 자유낙하 구간을 모두 처리하고 있으나, 모터 진동이 큰 추력 구간에 대해 적응적 Q를 도입하면 추정 일관성을 추가로 개선할 수 있다. </w:t>
      </w:r>
    </w:p>
    <w:p w14:paraId="7449F07D" w14:textId="09912282" w:rsidR="002A7E20" w:rsidRDefault="00000000">
      <w:r>
        <w:t>결론적으로 본 연구의 에비오닉스는 알고리즘적 설계 근거, 시뮬레이션 기반 정량 검증, 다중 안전 설계라는 세 축을 모두 갖춤으로써 2단 로켓의 자율 비행 제어에 요구되는 핵심 성능을 충족함을 보였다.</w:t>
      </w:r>
    </w:p>
    <w:sectPr w:rsidR="002A7E20">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귀동 옥" w:date="2026-05-17T19:02:00Z" w:initials="귀옥">
    <w:p w14:paraId="46D5093A" w14:textId="77777777" w:rsidR="00F6253C" w:rsidRDefault="00F6253C">
      <w:pPr>
        <w:pStyle w:val="ab"/>
      </w:pPr>
      <w:r>
        <w:rPr>
          <w:rStyle w:val="aa"/>
        </w:rPr>
        <w:annotationRef/>
      </w:r>
      <w:r>
        <w:rPr>
          <w:rFonts w:hint="eastAsia"/>
        </w:rPr>
        <w:t>표 안에 있는 태스크가 센서 수집 태스크라는 건가? 어디 코어에 있는 태스크인지 글만 읽어서는 잘 모르겠음</w:t>
      </w:r>
    </w:p>
    <w:p w14:paraId="3668640A" w14:textId="04B95B62" w:rsidR="00F6253C" w:rsidRPr="00F6253C" w:rsidRDefault="00F6253C">
      <w:pPr>
        <w:pStyle w:val="ab"/>
      </w:pPr>
      <w:r>
        <w:rPr>
          <w:rFonts w:hint="eastAsia"/>
        </w:rPr>
        <w:t>IMU랑 BMP는 센서수집태스크에 있고 나머진 시스템 태스크에 있는거 같은데 태스크명 적혀있는 줄 왼쪽에 각각 몇번 코어에서 실행되는지 분류해놓는게 좋을 듯</w:t>
      </w:r>
    </w:p>
  </w:comment>
  <w:comment w:id="2" w:author="귀동 옥" w:date="2026-05-17T19:04:00Z" w:initials="귀옥">
    <w:p w14:paraId="60C418A1" w14:textId="1D0B630E" w:rsidR="00F6253C" w:rsidRDefault="00F6253C">
      <w:pPr>
        <w:pStyle w:val="ab"/>
      </w:pPr>
      <w:r>
        <w:rPr>
          <w:rStyle w:val="aa"/>
        </w:rPr>
        <w:annotationRef/>
      </w:r>
      <w:r>
        <w:rPr>
          <w:rFonts w:hint="eastAsia"/>
        </w:rPr>
        <w:t>왜 실시간성이 핵심임</w:t>
      </w:r>
    </w:p>
  </w:comment>
  <w:comment w:id="1" w:author="귀동 옥" w:date="2026-05-17T19:05:00Z" w:initials="귀옥">
    <w:p w14:paraId="11795068" w14:textId="31815D17" w:rsidR="00F6253C" w:rsidRDefault="00F6253C">
      <w:pPr>
        <w:pStyle w:val="ab"/>
      </w:pPr>
      <w:r>
        <w:rPr>
          <w:rStyle w:val="aa"/>
        </w:rPr>
        <w:annotationRef/>
      </w:r>
      <w:r>
        <w:rPr>
          <w:rFonts w:hint="eastAsia"/>
        </w:rPr>
        <w:t>첫줄 (센서수집태스크는~~~) 제외하고 이 부분은 다 위쪽에 이미 기재된 내용아닌가 좀 중복되는 기분이 드네</w:t>
      </w:r>
    </w:p>
  </w:comment>
  <w:comment w:id="3" w:author="귀동 옥" w:date="2026-05-17T19:05:00Z" w:initials="귀옥">
    <w:p w14:paraId="4ADD1711" w14:textId="003BC331" w:rsidR="00F6253C" w:rsidRPr="00F6253C" w:rsidRDefault="00F6253C">
      <w:pPr>
        <w:pStyle w:val="ab"/>
      </w:pPr>
      <w:r>
        <w:rPr>
          <w:rStyle w:val="aa"/>
        </w:rPr>
        <w:annotationRef/>
      </w:r>
      <w:r>
        <w:rPr>
          <w:rFonts w:hint="eastAsia"/>
        </w:rPr>
        <w:t>뮤텍스가 머양?. 흠 아냥 밑에 설명해놨네</w:t>
      </w:r>
    </w:p>
  </w:comment>
  <w:comment w:id="4" w:author="귀동 옥" w:date="2026-05-17T19:13:00Z" w:initials="귀옥">
    <w:p w14:paraId="7A380409" w14:textId="0F8E2A27" w:rsidR="00F408BB" w:rsidRDefault="00F408BB">
      <w:pPr>
        <w:pStyle w:val="ab"/>
      </w:pPr>
      <w:r>
        <w:rPr>
          <w:rStyle w:val="aa"/>
        </w:rPr>
        <w:annotationRef/>
      </w:r>
      <w:r>
        <w:rPr>
          <w:rFonts w:hint="eastAsia"/>
        </w:rPr>
        <w:t>좌표계 그림으로 붙여주면 이해하기 더 쉬울 것 같음</w:t>
      </w:r>
    </w:p>
  </w:comment>
  <w:comment w:id="10" w:author="귀동 옥" w:date="2026-05-17T19:23:00Z" w:initials="귀옥">
    <w:p w14:paraId="0C00E332" w14:textId="77FB360E" w:rsidR="000A243B" w:rsidRDefault="000A243B">
      <w:pPr>
        <w:pStyle w:val="ab"/>
      </w:pPr>
      <w:r>
        <w:rPr>
          <w:rStyle w:val="aa"/>
        </w:rPr>
        <w:annotationRef/>
      </w:r>
      <w:r>
        <w:rPr>
          <w:rFonts w:hint="eastAsia"/>
        </w:rPr>
        <w:t>수식을 적을 때는 수식 윗줄에 각각 변수가 뭘 뜻하는지 적고 수식을 적기</w:t>
      </w:r>
    </w:p>
  </w:comment>
  <w:comment w:id="11" w:author="귀동 옥" w:date="2026-05-17T19:26:00Z" w:initials="귀옥">
    <w:p w14:paraId="3CBC9093" w14:textId="406F1D13" w:rsidR="000A243B" w:rsidRDefault="000A243B">
      <w:pPr>
        <w:pStyle w:val="ab"/>
      </w:pPr>
      <w:r>
        <w:rPr>
          <w:rStyle w:val="aa"/>
        </w:rPr>
        <w:annotationRef/>
      </w:r>
      <w:r>
        <w:rPr>
          <w:rFonts w:hint="eastAsia"/>
        </w:rPr>
        <w:t>표로 넣기</w:t>
      </w:r>
    </w:p>
  </w:comment>
  <w:comment w:id="12" w:author="귀동 옥" w:date="2026-05-17T19:29:00Z" w:initials="귀옥">
    <w:p w14:paraId="5E0677CD" w14:textId="649D17A9" w:rsidR="00A67D10" w:rsidRDefault="00A67D10">
      <w:pPr>
        <w:pStyle w:val="ab"/>
      </w:pPr>
      <w:r>
        <w:rPr>
          <w:rStyle w:val="aa"/>
        </w:rPr>
        <w:annotationRef/>
      </w:r>
      <w:r>
        <w:rPr>
          <w:rFonts w:hint="eastAsia"/>
        </w:rPr>
        <w:t>들여쓰기 되어 있음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8640A" w15:done="1"/>
  <w15:commentEx w15:paraId="60C418A1" w15:done="0"/>
  <w15:commentEx w15:paraId="11795068" w15:done="1"/>
  <w15:commentEx w15:paraId="4ADD1711" w15:done="0"/>
  <w15:commentEx w15:paraId="7A380409" w15:done="0"/>
  <w15:commentEx w15:paraId="0C00E332" w15:done="0"/>
  <w15:commentEx w15:paraId="3CBC9093" w15:done="0"/>
  <w15:commentEx w15:paraId="5E067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7A2DB3" w16cex:dateUtc="2026-05-17T10:02:00Z"/>
  <w16cex:commentExtensible w16cex:durableId="3DF5E78E" w16cex:dateUtc="2026-05-17T10:04:00Z"/>
  <w16cex:commentExtensible w16cex:durableId="6E2CB8A9" w16cex:dateUtc="2026-05-17T10:05:00Z"/>
  <w16cex:commentExtensible w16cex:durableId="0784F8F4" w16cex:dateUtc="2026-05-17T10:05:00Z"/>
  <w16cex:commentExtensible w16cex:durableId="3FF7D65C" w16cex:dateUtc="2026-05-17T10:13:00Z"/>
  <w16cex:commentExtensible w16cex:durableId="25B3E6B7" w16cex:dateUtc="2026-05-17T10:23:00Z"/>
  <w16cex:commentExtensible w16cex:durableId="7253DDC6" w16cex:dateUtc="2026-05-17T10:26:00Z"/>
  <w16cex:commentExtensible w16cex:durableId="70419A9C" w16cex:dateUtc="2026-05-17T1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8640A" w16cid:durableId="3A7A2DB3"/>
  <w16cid:commentId w16cid:paraId="60C418A1" w16cid:durableId="3DF5E78E"/>
  <w16cid:commentId w16cid:paraId="11795068" w16cid:durableId="6E2CB8A9"/>
  <w16cid:commentId w16cid:paraId="4ADD1711" w16cid:durableId="0784F8F4"/>
  <w16cid:commentId w16cid:paraId="7A380409" w16cid:durableId="3FF7D65C"/>
  <w16cid:commentId w16cid:paraId="0C00E332" w16cid:durableId="25B3E6B7"/>
  <w16cid:commentId w16cid:paraId="3CBC9093" w16cid:durableId="7253DDC6"/>
  <w16cid:commentId w16cid:paraId="5E0677CD" w16cid:durableId="70419A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264"/>
    <w:multiLevelType w:val="multilevel"/>
    <w:tmpl w:val="5D34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36D61"/>
    <w:multiLevelType w:val="hybridMultilevel"/>
    <w:tmpl w:val="1D70B06E"/>
    <w:lvl w:ilvl="0" w:tplc="D03E568E">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52C1C28"/>
    <w:multiLevelType w:val="hybridMultilevel"/>
    <w:tmpl w:val="15BAC344"/>
    <w:lvl w:ilvl="0" w:tplc="BE264D3A">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55215129">
    <w:abstractNumId w:val="2"/>
  </w:num>
  <w:num w:numId="2" w16cid:durableId="1752659875">
    <w:abstractNumId w:val="1"/>
  </w:num>
  <w:num w:numId="3" w16cid:durableId="2942611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귀동 옥">
    <w15:presenceInfo w15:providerId="Windows Live" w15:userId="e99b1ba6d93416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09"/>
    <w:rsid w:val="00001D23"/>
    <w:rsid w:val="000668E8"/>
    <w:rsid w:val="000A243B"/>
    <w:rsid w:val="000E2156"/>
    <w:rsid w:val="000E3FA3"/>
    <w:rsid w:val="000F2559"/>
    <w:rsid w:val="00102392"/>
    <w:rsid w:val="001363D8"/>
    <w:rsid w:val="00182F6F"/>
    <w:rsid w:val="001857DB"/>
    <w:rsid w:val="001866BF"/>
    <w:rsid w:val="001D2659"/>
    <w:rsid w:val="002040E2"/>
    <w:rsid w:val="00240450"/>
    <w:rsid w:val="00250F85"/>
    <w:rsid w:val="002515C6"/>
    <w:rsid w:val="002A7E20"/>
    <w:rsid w:val="002D4142"/>
    <w:rsid w:val="002F3615"/>
    <w:rsid w:val="00370011"/>
    <w:rsid w:val="00397022"/>
    <w:rsid w:val="003F64B2"/>
    <w:rsid w:val="00440F5B"/>
    <w:rsid w:val="00465D28"/>
    <w:rsid w:val="0048429F"/>
    <w:rsid w:val="004A00BF"/>
    <w:rsid w:val="004C7409"/>
    <w:rsid w:val="004D7514"/>
    <w:rsid w:val="0051649D"/>
    <w:rsid w:val="0064661E"/>
    <w:rsid w:val="006514AE"/>
    <w:rsid w:val="006D0F2D"/>
    <w:rsid w:val="0070783E"/>
    <w:rsid w:val="007229ED"/>
    <w:rsid w:val="007344E6"/>
    <w:rsid w:val="00784EF8"/>
    <w:rsid w:val="00793019"/>
    <w:rsid w:val="007D697F"/>
    <w:rsid w:val="00832569"/>
    <w:rsid w:val="00872A51"/>
    <w:rsid w:val="008A11AE"/>
    <w:rsid w:val="008B2E50"/>
    <w:rsid w:val="008F0000"/>
    <w:rsid w:val="00905C7E"/>
    <w:rsid w:val="00907EE0"/>
    <w:rsid w:val="00953457"/>
    <w:rsid w:val="00993A0D"/>
    <w:rsid w:val="009A7AC9"/>
    <w:rsid w:val="009C0E74"/>
    <w:rsid w:val="00A0490B"/>
    <w:rsid w:val="00A67D10"/>
    <w:rsid w:val="00AB7A95"/>
    <w:rsid w:val="00AF3717"/>
    <w:rsid w:val="00B11CBA"/>
    <w:rsid w:val="00B56C43"/>
    <w:rsid w:val="00B862C9"/>
    <w:rsid w:val="00B87D14"/>
    <w:rsid w:val="00B919CB"/>
    <w:rsid w:val="00BF5339"/>
    <w:rsid w:val="00C2620F"/>
    <w:rsid w:val="00D42ABE"/>
    <w:rsid w:val="00D832C1"/>
    <w:rsid w:val="00DD11AC"/>
    <w:rsid w:val="00DD1E9D"/>
    <w:rsid w:val="00E46C3D"/>
    <w:rsid w:val="00E96D6B"/>
    <w:rsid w:val="00ED14B3"/>
    <w:rsid w:val="00ED6A3D"/>
    <w:rsid w:val="00EF790F"/>
    <w:rsid w:val="00F408BB"/>
    <w:rsid w:val="00F6253C"/>
    <w:rsid w:val="00F7504B"/>
    <w:rsid w:val="00F837B2"/>
    <w:rsid w:val="00FF11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938C"/>
  <w15:chartTrackingRefBased/>
  <w15:docId w15:val="{FA8E07CD-CAB6-4BCC-B3CB-E34080CB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C74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C74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C74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C74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C74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C74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C74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C74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C74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74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74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C74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74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74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74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74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74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74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74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C74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74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C74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7409"/>
    <w:pPr>
      <w:spacing w:before="160"/>
      <w:jc w:val="center"/>
    </w:pPr>
    <w:rPr>
      <w:i/>
      <w:iCs/>
      <w:color w:val="404040" w:themeColor="text1" w:themeTint="BF"/>
    </w:rPr>
  </w:style>
  <w:style w:type="character" w:customStyle="1" w:styleId="Char1">
    <w:name w:val="인용 Char"/>
    <w:basedOn w:val="a0"/>
    <w:link w:val="a5"/>
    <w:uiPriority w:val="29"/>
    <w:rsid w:val="004C7409"/>
    <w:rPr>
      <w:i/>
      <w:iCs/>
      <w:color w:val="404040" w:themeColor="text1" w:themeTint="BF"/>
    </w:rPr>
  </w:style>
  <w:style w:type="paragraph" w:styleId="a6">
    <w:name w:val="List Paragraph"/>
    <w:basedOn w:val="a"/>
    <w:uiPriority w:val="34"/>
    <w:qFormat/>
    <w:rsid w:val="004C7409"/>
    <w:pPr>
      <w:ind w:left="720"/>
      <w:contextualSpacing/>
    </w:pPr>
  </w:style>
  <w:style w:type="character" w:styleId="a7">
    <w:name w:val="Intense Emphasis"/>
    <w:basedOn w:val="a0"/>
    <w:uiPriority w:val="21"/>
    <w:qFormat/>
    <w:rsid w:val="004C7409"/>
    <w:rPr>
      <w:i/>
      <w:iCs/>
      <w:color w:val="0F4761" w:themeColor="accent1" w:themeShade="BF"/>
    </w:rPr>
  </w:style>
  <w:style w:type="paragraph" w:styleId="a8">
    <w:name w:val="Intense Quote"/>
    <w:basedOn w:val="a"/>
    <w:next w:val="a"/>
    <w:link w:val="Char2"/>
    <w:uiPriority w:val="30"/>
    <w:qFormat/>
    <w:rsid w:val="004C7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C7409"/>
    <w:rPr>
      <w:i/>
      <w:iCs/>
      <w:color w:val="0F4761" w:themeColor="accent1" w:themeShade="BF"/>
    </w:rPr>
  </w:style>
  <w:style w:type="character" w:styleId="a9">
    <w:name w:val="Intense Reference"/>
    <w:basedOn w:val="a0"/>
    <w:uiPriority w:val="32"/>
    <w:qFormat/>
    <w:rsid w:val="004C7409"/>
    <w:rPr>
      <w:b/>
      <w:bCs/>
      <w:smallCaps/>
      <w:color w:val="0F4761" w:themeColor="accent1" w:themeShade="BF"/>
      <w:spacing w:val="5"/>
    </w:rPr>
  </w:style>
  <w:style w:type="character" w:styleId="aa">
    <w:name w:val="annotation reference"/>
    <w:basedOn w:val="a0"/>
    <w:uiPriority w:val="99"/>
    <w:semiHidden/>
    <w:unhideWhenUsed/>
    <w:rsid w:val="002515C6"/>
    <w:rPr>
      <w:sz w:val="18"/>
      <w:szCs w:val="18"/>
    </w:rPr>
  </w:style>
  <w:style w:type="paragraph" w:styleId="ab">
    <w:name w:val="annotation text"/>
    <w:basedOn w:val="a"/>
    <w:link w:val="Char3"/>
    <w:uiPriority w:val="99"/>
    <w:semiHidden/>
    <w:unhideWhenUsed/>
    <w:rsid w:val="002515C6"/>
  </w:style>
  <w:style w:type="character" w:customStyle="1" w:styleId="Char3">
    <w:name w:val="메모 텍스트 Char"/>
    <w:basedOn w:val="a0"/>
    <w:link w:val="ab"/>
    <w:uiPriority w:val="99"/>
    <w:semiHidden/>
    <w:rsid w:val="002515C6"/>
  </w:style>
  <w:style w:type="paragraph" w:styleId="ac">
    <w:name w:val="annotation subject"/>
    <w:basedOn w:val="ab"/>
    <w:next w:val="ab"/>
    <w:link w:val="Char4"/>
    <w:uiPriority w:val="99"/>
    <w:semiHidden/>
    <w:unhideWhenUsed/>
    <w:rsid w:val="002515C6"/>
    <w:rPr>
      <w:b/>
      <w:bCs/>
    </w:rPr>
  </w:style>
  <w:style w:type="character" w:customStyle="1" w:styleId="Char4">
    <w:name w:val="메모 주제 Char"/>
    <w:basedOn w:val="Char3"/>
    <w:link w:val="ac"/>
    <w:uiPriority w:val="99"/>
    <w:semiHidden/>
    <w:rsid w:val="002515C6"/>
    <w:rPr>
      <w:b/>
      <w:bCs/>
    </w:rPr>
  </w:style>
  <w:style w:type="character" w:styleId="ad">
    <w:name w:val="Placeholder Text"/>
    <w:basedOn w:val="a0"/>
    <w:uiPriority w:val="99"/>
    <w:semiHidden/>
    <w:rsid w:val="001D26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8/08/relationships/commentsExtensible" Target="commentsExtensible.xml"/><Relationship Id="rId18" Type="http://schemas.openxmlformats.org/officeDocument/2006/relationships/image" Target="media/image10.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3.png"/><Relationship Id="rId12" Type="http://schemas.microsoft.com/office/2016/09/relationships/commentsIds" Target="commentsIds.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1/relationships/commentsExtended" Target="commentsExtended.xm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comments" Target="comment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15</Pages>
  <Words>1928</Words>
  <Characters>10991</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귀동 옥</dc:creator>
  <cp:keywords/>
  <dc:description/>
  <cp:lastModifiedBy>귀동 옥</cp:lastModifiedBy>
  <cp:revision>7</cp:revision>
  <dcterms:created xsi:type="dcterms:W3CDTF">2026-05-17T09:42:00Z</dcterms:created>
  <dcterms:modified xsi:type="dcterms:W3CDTF">2026-05-17T15:31:00Z</dcterms:modified>
</cp:coreProperties>
</file>