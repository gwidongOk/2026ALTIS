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7558C" w14:textId="77777777" w:rsidR="00BE7429" w:rsidRPr="006719F9" w:rsidRDefault="00BE7429" w:rsidP="00BE7429">
      <w:pPr>
        <w:spacing w:after="80"/>
        <w:rPr>
          <w:b/>
          <w:bCs/>
          <w:sz w:val="40"/>
          <w:szCs w:val="40"/>
        </w:rPr>
      </w:pPr>
      <w:r>
        <w:rPr>
          <w:rFonts w:ascii="Malgun Gothic" w:hAnsi="Malgun Gothic" w:eastAsia="Malgun Gothic"/>
          <w:b/>
          <w:bCs/>
          <w:sz w:val="40"/>
          <w:szCs w:val="40"/>
        </w:rPr>
        <w:t>2026ALTIS 운용 매뉴얼</w:t>
      </w:r>
    </w:p>
    <w:p w14:paraId="27E2BB57" w14:textId="5473AE0F" w:rsidR="00BE7429" w:rsidRPr="006719F9" w:rsidRDefault="00BE7429" w:rsidP="00BE7429">
      <w:pPr>
        <w:spacing w:after="80"/>
        <w:rPr>
          <w:rFonts w:hint="eastAsia"/>
          <w:b/>
          <w:bCs/>
        </w:rPr>
      </w:pPr>
      <w:r>
        <w:rPr>
          <w:rFonts w:hint="eastAsia" w:ascii="Malgun Gothic" w:hAnsi="Malgun Gothic" w:eastAsia="Malgun Gothic"/>
          <w:b/>
          <w:bCs/>
        </w:rPr>
        <w:t>발사 시퀀스</w:t>
      </w:r>
    </w:p>
    <w:tbl>
      <w:tblPr>
        <w:tblStyle w:val="aa"/>
        <w:tblW w:w="10201" w:type="dxa"/>
        <w:tblLayout w:type="fixed"/>
        <w:tblLook w:val="04A0" w:firstRow="1" w:lastRow="0" w:firstColumn="1" w:lastColumn="0" w:noHBand="0" w:noVBand="1"/>
      </w:tblPr>
      <w:tblGrid>
        <w:gridCol w:w="1394"/>
        <w:gridCol w:w="1654"/>
        <w:gridCol w:w="3122"/>
        <w:gridCol w:w="4031"/>
      </w:tblGrid>
      <w:tr w:rsidR="00BE7429" w14:paraId="53F39A0B" w14:textId="77777777" w:rsidTr="00BE7429"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054C480B" w14:textId="40A9E1F3" w:rsidR="00BE7429" w:rsidRDefault="00BE7429" w:rsidP="00BE742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</w:rPr>
              <w:t>순서</w:t>
            </w:r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4549B197" w14:textId="29B76F60" w:rsidR="00BE7429" w:rsidRDefault="00BE7429" w:rsidP="00BE742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</w:rPr>
              <w:t>명령</w:t>
            </w:r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372ECFA3" w14:textId="15D48B69" w:rsidR="00BE7429" w:rsidRDefault="00BE7429" w:rsidP="00BE742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</w:rPr>
              <w:t>응답</w:t>
            </w:r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19E07BA1" w14:textId="10FC90AE" w:rsidR="00BE7429" w:rsidRDefault="00BE7429" w:rsidP="00BE7429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</w:rPr>
              <w:t>비고</w:t>
            </w:r>
          </w:p>
        </w:tc>
      </w:tr>
      <w:tr w:rsidR="00BE7429" w14:paraId="2C4DB1F1" w14:textId="77777777" w:rsidTr="00BE7429"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3696792" w14:textId="6E012421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5A540E1" w14:textId="140E9A37" w:rsidR="00BE7429" w:rsidRDefault="006719F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REBOOT</w:t>
            </w:r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FB6B901" w14:textId="2FB9A4AA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IMU+BARO OK &gt;&gt;&gt; 1-AXIS READY</w:t>
            </w:r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FE416DB" w14:textId="1F49C476" w:rsidR="00BE7429" w:rsidRDefault="00CB3BFA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부팅시</w:t>
            </w:r>
          </w:p>
        </w:tc>
      </w:tr>
      <w:tr w:rsidR="00BE7429" w14:paraId="0ED3D8C0" w14:textId="77777777" w:rsidTr="00BE7429"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BB030FC" w14:textId="6FB2F72E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F16F1B5" w14:textId="3D58B13C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ERASE</w:t>
            </w:r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E438D2F" w14:textId="2281F81D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ERASING FLASH... → DONE. + beep</w:t>
            </w:r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08C3B83" w14:textId="17426D70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이전 데이터 삭제 (3분 소요)</w:t>
            </w:r>
          </w:p>
        </w:tc>
      </w:tr>
      <w:tr w:rsidR="00BE7429" w14:paraId="4C4F78BD" w14:textId="77777777" w:rsidTr="00BE7429"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02EEE27" w14:textId="66B814D1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3</w:t>
            </w:r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5C6CFF9" w14:textId="6FD7E25D" w:rsidR="00BE7429" w:rsidRP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CALIBRATE</w:t>
            </w:r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CALIBRATING IMU+BMP...</w:t>
            </w:r>
            <w:r>
              <w:rPr>
                <w:rFonts w:ascii="Malgun Gothic" w:hAnsi="Malgun Gothic" w:eastAsia="Malgun Gothic"/>
                <w:sz w:val="18"/>
              </w:rPr>
              <w:br/>
            </w:r>
            <w:r>
              <w:rPr>
                <w:rFonts w:ascii="Malgun Gothic" w:hAnsi="Malgun Gothic" w:eastAsia="Malgun Gothic"/>
                <w:b w:val="0"/>
                <w:sz w:val="18"/>
              </w:rPr>
              <w:t>→ CALIBRATION DONE. + beep</w:t>
            </w:r>
            <w:r>
              <w:rPr>
                <w:rFonts w:ascii="Malgun Gothic" w:hAnsi="Malgun Gothic" w:eastAsia="Malgun Gothic"/>
                <w:sz w:val="18"/>
              </w:rPr>
              <w:br/>
            </w:r>
            <w:del w:id="100" w:author="Claude" w:date="2026-05-23T00:00:00Z">
              <w:r>
                <w:rPr>
                  <w:rFonts w:ascii="Malgun Gothic" w:hAnsi="Malgun Gothic" w:eastAsia="Malgun Gothic"/>
                  <w:b w:val="0"/>
                  <w:sz w:val="18"/>
                </w:rPr>
                <w:delText>실패: IMU calib unstable...</w:delText>
              </w:r>
            </w:del>
            <w:ins w:id="101" w:author="Claude" w:date="2026-05-23T00:00:00Z">
              <w:r>
                <w:rPr>
                  <w:rFonts w:ascii="Malgun Gothic" w:hAnsi="Malgun Gothic" w:eastAsia="Malgun Gothic"/>
                  <w:b w:val="0"/>
                  <w:sz w:val="18"/>
                </w:rPr>
                <w:t xml:space="preserve">실패: IMU NOISY - RETRYING... 또는 BARO UNSTABLE - RETRYING... + beep×3</w:t>
              </w:r>
            </w:ins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로켓 수직·정지 상태 유지. IMU 표준편차 검사로 흔들림 감지 시 실패 후 재시도.</w:t>
            </w:r>
          </w:p>
        </w:tc>
      </w:tr>
      <w:tr w:rsidR="00BE7429" w:rsidRPr="00BE7429" w14:paraId="5DCAE533" w14:textId="77777777" w:rsidTr="00BE7429"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FD7C7F3" w14:textId="6C63AA67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4</w:t>
            </w:r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E775C59" w14:textId="2E699820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START</w:t>
            </w:r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STARTING...</w:t>
            </w:r>
            <w:r>
              <w:rPr>
                <w:rFonts w:ascii="Malgun Gothic" w:hAnsi="Malgun Gothic" w:eastAsia="Malgun Gothic"/>
                <w:sz w:val="18"/>
              </w:rPr>
              <w:br/>
            </w:r>
            <w:r>
              <w:rPr>
                <w:rFonts w:ascii="Malgun Gothic" w:hAnsi="Malgun Gothic" w:eastAsia="Malgun Gothic"/>
                <w:b w:val="0"/>
                <w:sz w:val="18"/>
              </w:rPr>
              <w:t>KF READY</w:t>
            </w:r>
            <w:r>
              <w:rPr>
                <w:rFonts w:ascii="Malgun Gothic" w:hAnsi="Malgun Gothic" w:eastAsia="Malgun Gothic"/>
                <w:sz w:val="18"/>
              </w:rPr>
              <w:br/>
            </w:r>
            <w:r>
              <w:rPr>
                <w:rFonts w:ascii="Malgun Gothic" w:hAnsi="Malgun Gothic" w:eastAsia="Malgun Gothic"/>
                <w:b w:val="0"/>
                <w:sz w:val="18"/>
              </w:rPr>
              <w:t>FLIGHT ACTIVE + beep</w:t>
            </w:r>
            <w:r>
              <w:rPr>
                <w:rFonts w:ascii="Malgun Gothic" w:hAnsi="Malgun Gothic" w:eastAsia="Malgun Gothic"/>
                <w:sz w:val="18"/>
              </w:rPr>
              <w:br/>
            </w:r>
            <w:del w:id="102" w:author="Claude" w:date="2026-05-23T00:00:00Z">
              <w:r>
                <w:rPr>
                  <w:rFonts w:ascii="Malgun Gothic" w:hAnsi="Malgun Gothic" w:eastAsia="Malgun Gothic"/>
                  <w:b w:val="0"/>
                  <w:sz w:val="18"/>
                </w:rPr>
                <w:delText xml:space="preserve">실패: KF align fail... → KF ALIGN RETRY</w:delText>
              </w:r>
            </w:del>
            <w:ins w:id="103" w:author="Claude" w:date="2026-05-23T00:00:00Z">
              <w:r>
                <w:rPr>
                  <w:rFonts w:ascii="Malgun Gothic" w:hAnsi="Malgun Gothic" w:eastAsia="Malgun Gothic"/>
                  <w:b w:val="0"/>
                  <w:sz w:val="18"/>
                </w:rPr>
                <w:t xml:space="preserve">실패: KF ALIGN RETRY + beep×3 (0.5s 후 자동 재시도, REBOOT로 중단 가능)</w:t>
              </w:r>
            </w:ins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발사각 거치 후 실행. START 시 IMU 400샘플(약 1초) 평균으로 초기 자세 정렬. 실패하면 0.5초 후 자동 재시도.</w:t>
            </w:r>
          </w:p>
        </w:tc>
      </w:tr>
      <w:tr w:rsidR="00BE7429" w14:paraId="71C7D671" w14:textId="77777777" w:rsidTr="00BE7429"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BC7BFDA" w14:textId="1EEDC514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5</w:t>
            </w:r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3BAA3A0" w14:textId="5FDAC3B2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STOP</w:t>
            </w:r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A24050C" w14:textId="05DC56C8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STOPPED. + beep×2</w:t>
            </w:r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2E2619E" w14:textId="3DFCE62A" w:rsidR="00BE7429" w:rsidRDefault="00BE7429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비행 끝나고 수거하자마자 해야 데이터 수집 정지함</w:t>
            </w:r>
          </w:p>
        </w:tc>
      </w:tr>
      <w:tr w:rsidR="00BE7429" w14:paraId="61A0B071" w14:textId="77777777" w:rsidTr="00BE7429">
        <w:trPr>
          <w:ins w:id="200" w:author="Claude" w:date="2026-05-23T00:00:00Z"/>
        </w:trPr>
        <w:tc>
          <w:tcPr>
            <w:tcW w:w="62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1A0B072" w14:textId="77777777" w:rsidR="00BE7429" w:rsidRDefault="00BE7429" w:rsidP="00BE7429">
            <w:pPr>
              <w:spacing w:after="0" w:line="252" w:lineRule="auto"/>
              <w:rPr>
                <w:ins w:id="201" w:author="Claude" w:date="2026-05-23T00:00:00Z"/>
                <w:rFonts w:hint="eastAsia"/>
              </w:rPr>
            </w:pPr>
            <w:ins w:id="202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6</w:t>
              </w:r>
            </w:ins>
          </w:p>
        </w:tc>
        <w:tc>
          <w:tcPr>
            <w:tcW w:w="136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1A0B073" w14:textId="77777777" w:rsidR="00BE7429" w:rsidRDefault="00BE7429" w:rsidP="00BE7429">
            <w:pPr>
              <w:spacing w:after="0" w:line="252" w:lineRule="auto"/>
              <w:rPr>
                <w:ins w:id="203" w:author="Claude" w:date="2026-05-23T00:00:00Z"/>
                <w:rFonts w:hint="eastAsia"/>
              </w:rPr>
            </w:pPr>
            <w:ins w:id="204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PARSE</w:t>
              </w:r>
            </w:ins>
          </w:p>
        </w:tc>
        <w:tc>
          <w:tcPr>
            <w:tcW w:w="3118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1A0B074" w14:textId="77777777" w:rsidR="00BE7429" w:rsidRDefault="00BE7429" w:rsidP="00BE7429">
            <w:pPr>
              <w:spacing w:after="0" w:line="252" w:lineRule="auto"/>
              <w:rPr>
                <w:ins w:id="205" w:author="Claude" w:date="2026-05-23T00:00:00Z"/>
                <w:rFonts w:hint="eastAsia"/>
              </w:rPr>
            </w:pPr>
            <w:ins w:id="206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 xml:space="preserve">DUMP START → (raw binary) → DUMP DONE</w:t>
              </w:r>
            </w:ins>
          </w:p>
        </w:tc>
        <w:tc>
          <w:tcPr>
            <w:tcW w:w="4422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1A0B075" w14:textId="77777777" w:rsidR="00BE7429" w:rsidRDefault="00BE7429" w:rsidP="00BE7429">
            <w:pPr>
              <w:spacing w:after="0" w:line="252" w:lineRule="auto"/>
              <w:rPr>
                <w:ins w:id="207" w:author="Claude" w:date="2026-05-23T00:00:00Z"/>
                <w:rFonts w:hint="eastAsia"/>
              </w:rPr>
            </w:pPr>
            <w:ins w:id="208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플래시에 저장된 비행 데이터를 시리얼로 덤프. 모든 상태(비행 전/중/STOP 후)에서 동작하며 진행 중에는 로깅을 일시 정지함.</w:t>
              </w:r>
            </w:ins>
          </w:p>
        </w:tc>
      </w:tr>
    </w:tbl>
    <w:p w14:paraId="7E3F2DE4" w14:textId="77777777" w:rsidR="00BE7429" w:rsidRDefault="00BE7429" w:rsidP="00BE7429">
      <w:pPr>
        <w:spacing w:after="80"/>
      </w:pPr>
    </w:p>
    <w:p w14:paraId="66CA20DE" w14:textId="53F00D89" w:rsidR="00BE7429" w:rsidRPr="006719F9" w:rsidRDefault="00BE7429" w:rsidP="00BE7429">
      <w:pPr>
        <w:spacing w:after="80"/>
        <w:rPr>
          <w:b/>
          <w:bCs/>
        </w:rPr>
      </w:pPr>
      <w:r>
        <w:rPr>
          <w:rFonts w:hint="eastAsia" w:ascii="Malgun Gothic" w:hAnsi="Malgun Gothic" w:eastAsia="Malgun Gothic"/>
          <w:b/>
          <w:bCs/>
        </w:rPr>
        <w:t>기타 명령</w:t>
      </w:r>
    </w:p>
    <w:tbl>
      <w:tblPr>
        <w:tblStyle w:val="aa"/>
        <w:tblW w:w="10201" w:type="dxa"/>
        <w:tblLayout w:type="fixed"/>
        <w:tblLook w:val="04A0" w:firstRow="1" w:lastRow="0" w:firstColumn="1" w:lastColumn="0" w:noHBand="0" w:noVBand="1"/>
      </w:tblPr>
      <w:tblGrid>
        <w:gridCol w:w="2258"/>
        <w:gridCol w:w="1706"/>
        <w:gridCol w:w="6237"/>
      </w:tblGrid>
      <w:tr w:rsidR="00CB3BFA" w14:paraId="361FECC1" w14:textId="77777777" w:rsidTr="00CB3BFA">
        <w:tc>
          <w:tcPr>
            <w:tcW w:w="3175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52C676DE" w14:textId="67C9EDA1" w:rsidR="00CB3BFA" w:rsidRDefault="00CB3BFA" w:rsidP="00C302BC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ascii="Malgun Gothic" w:hAnsi="Malgun Gothic" w:eastAsia="Malgun Gothic"/>
                <w:b/>
                <w:sz w:val="18"/>
              </w:rPr>
              <w:t>상황</w:t>
            </w:r>
          </w:p>
        </w:tc>
        <w:tc>
          <w:tcPr>
            <w:tcW w:w="181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22CAF49F" w14:textId="77777777" w:rsidR="00CB3BFA" w:rsidRDefault="00CB3BFA" w:rsidP="00C302BC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</w:rPr>
              <w:t>명령</w:t>
            </w:r>
          </w:p>
        </w:tc>
        <w:tc>
          <w:tcPr>
            <w:tcW w:w="4479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5F1746A9" w14:textId="77777777" w:rsidR="00CB3BFA" w:rsidRDefault="00CB3BFA" w:rsidP="00C302BC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</w:rPr>
              <w:t>응답</w:t>
            </w:r>
          </w:p>
        </w:tc>
      </w:tr>
      <w:tr w:rsidR="00CB3BFA" w14:paraId="048A3E91" w14:textId="77777777" w:rsidTr="00CB3BFA">
        <w:tc>
          <w:tcPr>
            <w:tcW w:w="3175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1CA6602" w14:textId="11C8D494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에비오닉스 재부팅 필요시 (문제시)</w:t>
            </w:r>
          </w:p>
        </w:tc>
        <w:tc>
          <w:tcPr>
            <w:tcW w:w="181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CB80F8D" w14:textId="51055446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REBOOT</w:t>
            </w:r>
          </w:p>
        </w:tc>
        <w:tc>
          <w:tcPr>
            <w:tcW w:w="4479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C39703D" w14:textId="77777777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IMU+BARO OK &gt;&gt;&gt; 1-AXIS READY</w:t>
            </w:r>
          </w:p>
        </w:tc>
      </w:tr>
      <w:tr w:rsidR="00CB3BFA" w14:paraId="064BEAA7" w14:textId="77777777" w:rsidTr="00CB3BFA">
        <w:tc>
          <w:tcPr>
            <w:tcW w:w="3175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68EF43A" w14:textId="2AAA49B3" w:rsidR="00CB3BFA" w:rsidRDefault="00CB3BFA" w:rsidP="00BE7429">
            <w:pPr>
              <w:tabs>
                <w:tab w:val="center" w:pos="1021"/>
              </w:tabs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사출 장치 테스트</w:t>
            </w:r>
          </w:p>
        </w:tc>
        <w:tc>
          <w:tcPr>
            <w:tcW w:w="181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53C2DB5" w14:textId="55C090FD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TEST SERVO</w:t>
            </w:r>
          </w:p>
        </w:tc>
        <w:tc>
          <w:tcPr>
            <w:tcW w:w="4479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0B27463" w14:textId="231D4CD8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SERVO: IDLE -&gt; DEPLOY -&gt; IDLE SERVO OK + beep×2</w:t>
            </w:r>
          </w:p>
        </w:tc>
      </w:tr>
      <w:tr w:rsidR="00CB3BFA" w14:paraId="7416AF3D" w14:textId="77777777" w:rsidTr="00CB3BFA">
        <w:tc>
          <w:tcPr>
            <w:tcW w:w="3175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975B7F3" w14:textId="1B92A7C4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2단부 점화 테스트</w:t>
            </w:r>
          </w:p>
        </w:tc>
        <w:tc>
          <w:tcPr>
            <w:tcW w:w="181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41EB05C" w14:textId="23C033A0" w:rsidR="00CB3BFA" w:rsidRPr="00BE7429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TEST PYRO1</w:t>
            </w:r>
          </w:p>
        </w:tc>
        <w:tc>
          <w:tcPr>
            <w:tcW w:w="4479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8606D0C" w14:textId="26A3A8C8" w:rsidR="00CB3BFA" w:rsidRDefault="00CB3BFA" w:rsidP="00C302BC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PYRO1: 100ms pulse (beep×3 후 1초 대기) PYRO1 DONE</w:t>
            </w:r>
          </w:p>
        </w:tc>
      </w:tr>
      <w:tr w:rsidR="00CB3BFA" w14:paraId="712C1086" w14:textId="77777777" w:rsidTr="00CB3BFA">
        <w:tc>
          <w:tcPr>
            <w:tcW w:w="3175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54DAC80" w14:textId="4A61D611" w:rsidR="00CB3BFA" w:rsidRDefault="00CB3BFA" w:rsidP="00BE7429">
            <w:pPr>
              <w:tabs>
                <w:tab w:val="center" w:pos="1021"/>
              </w:tabs>
              <w:spacing w:after="0" w:line="252" w:lineRule="auto"/>
              <w:rPr>
                <w:rFonts w:hint="eastAsia"/>
              </w:rPr>
            </w:pPr>
            <w:r>
              <w:rPr>
                <w:rFonts w:hint="eastAsia" w:ascii="Malgun Gothic" w:hAnsi="Malgun Gothic" w:eastAsia="Malgun Gothic"/>
                <w:sz w:val="18"/>
              </w:rPr>
              <w:t>형상변화 테스트</w:t>
            </w:r>
          </w:p>
        </w:tc>
        <w:tc>
          <w:tcPr>
            <w:tcW w:w="1814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FDF6F5C" w14:textId="3E7A622D" w:rsidR="00CB3BFA" w:rsidRDefault="00CB3BFA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TEST PYRO2</w:t>
            </w:r>
          </w:p>
        </w:tc>
        <w:tc>
          <w:tcPr>
            <w:tcW w:w="4479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9BFF37E" w14:textId="4D88A080" w:rsidR="00CB3BFA" w:rsidRDefault="00CB3BFA" w:rsidP="00BE7429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Malgun Gothic" w:hAnsi="Malgun Gothic" w:eastAsia="Malgun Gothic"/>
                <w:sz w:val="18"/>
              </w:rPr>
              <w:t>PYRO2: 100ms pulse (beep×3 후 1초 대기) PYRO2 DONE</w:t>
            </w:r>
          </w:p>
        </w:tc>
      </w:tr>
    </w:tbl>
    <w:p w14:paraId="428208FE" w14:textId="77777777" w:rsidR="00BE7429" w:rsidRPr="00BE7429" w:rsidRDefault="00BE7429" w:rsidP="00BE7429">
      <w:pPr>
        <w:spacing w:after="80"/>
        <w:rPr>
          <w:rFonts w:hint="eastAsia"/>
        </w:rPr>
      </w:pPr>
    </w:p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운용 체크</w:t>
      </w:r>
    </w:p>
    <w:tbl>
      <w:tblPr>
        <w:tblStyle w:val="aa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확인 기준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조치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CALIBRATE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로켓을 수직으로 세우고 흔들림이 없는 상태에서 수행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실패 메시지 또는 beep 발생 시 진동·지지 상태 확인 후 다시 CALIBRATE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START / KF 정렬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IMU 평균 샘플 400개 이상, 평균 가속도 norm 0.5g~1.5g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 xml:space="preserve">KF align </w:t>
            </w:r>
            <w:del w:id="110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delText>fail</w:delText>
              </w:r>
            </w:del>
            <w:ins w:id="111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retry</w:t>
              </w:r>
            </w:ins>
            <w:r>
              <w:rPr>
                <w:rFonts w:ascii="Malgun Gothic" w:hAnsi="Malgun Gothic" w:eastAsia="Malgun Gothic"/>
                <w:sz w:val="18"/>
              </w:rPr>
              <w:t xml:space="preserve"> 발생 시 기체 고정 상태를 확인. 펌웨어가 자동 재시도하며 필요 시 REBOOT 가능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비행 종료</w:t>
            </w:r>
          </w:p>
        </w:tc>
        <w:tc>
          <w:tcPr>
            <w:tcW w:type="dxa" w:w="402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수거 직후 STOP 명령으로 로깅 종료</w:t>
            </w:r>
          </w:p>
        </w:tc>
        <w:tc>
          <w:tcPr>
            <w:tcW w:type="dxa" w:w="362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STOP 이후 데이터 다운로드·전원 차단 순서 진행</w:t>
            </w:r>
          </w:p>
        </w:tc>
      </w:tr>
    </w:tbl>
    <w:p>
      <w:pPr>
        <w:spacing w:before="200" w:after="80"/>
      </w:pPr>
      <w:r>
        <w:rPr>
          <w:rFonts w:ascii="Malgun Gothic" w:hAnsi="Malgun Gothic" w:eastAsia="Malgun Gothic"/>
          <w:b/>
          <w:sz w:val="24"/>
        </w:rPr>
        <w:t>자동 판단 기준</w:t>
      </w:r>
    </w:p>
    <w:tbl>
      <w:tblPr>
        <w:tblStyle w:val="aa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펌웨어 기준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 w:line="252" w:lineRule="auto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운용 의미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IMU 캘리브레이션 안정성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자이로/가속도 raw 표준편차가 기준 초과 시 실패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캘리브레이션 중 움직이면 bias를 저장하지 않음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초기 자세 정렬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400개 IMU 샘플 평균. 평균 가속도 norm 0.5g~1.5g 필요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비정상 자세·충격·센서 이상 상태에서 START 진입 방지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단분리 인지</w:t>
            </w:r>
          </w:p>
        </w:tc>
        <w:tc>
          <w:tcPr>
            <w:tcW w:type="dxa" w:w="37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IR HIGH 5회 연속 확인(10Hz 기준 약 0.5초 debounce)</w:t>
            </w:r>
          </w:p>
        </w:tc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 w:val="0"/>
                <w:sz w:val="18"/>
              </w:rPr>
              <w:t>일시적인 신호 튐으로 2단 점화 조건이 성립되는 것을 방지</w:t>
            </w:r>
          </w:p>
        </w:tc>
      </w:tr>
    </w:tbl>
    <w:p w14:paraId="7E3F2DF0" w14:textId="77777777" w:rsidR="00BE7429" w:rsidRDefault="00BE7429" w:rsidP="00BE7429">
      <w:pPr>
        <w:spacing w:after="80"/>
        <w:rPr>
          <w:ins w:id="300" w:author="Claude" w:date="2026-05-23T00:00:00Z"/>
        </w:rPr>
      </w:pPr>
    </w:p>
    <w:p w14:paraId="7E3F2DF1" w14:textId="77777777" w:rsidR="00BE7429" w:rsidRDefault="00BE7429" w:rsidP="00BE7429">
      <w:pPr>
        <w:spacing w:after="80"/>
        <w:rPr>
          <w:ins w:id="301" w:author="Claude" w:date="2026-05-23T00:00:00Z"/>
          <w:b/>
          <w:bCs/>
        </w:rPr>
      </w:pPr>
      <w:ins w:id="302" w:author="Claude" w:date="2026-05-23T00:00:00Z">
        <w:r>
          <w:rPr>
            <w:rFonts w:ascii="Malgun Gothic" w:hAnsi="Malgun Gothic" w:eastAsia="Malgun Gothic"/>
            <w:b/>
            <w:bCs/>
          </w:rPr>
          <w:t>비행 중 자동 응답</w:t>
        </w:r>
      </w:ins>
    </w:p>
    <w:tbl>
      <w:tblPr>
        <w:tblStyle w:val="aa"/>
        <w:tblW w:w="10201" w:type="dxa"/>
        <w:tblLayout w:type="fixed"/>
        <w:tblLook w:val="04A0" w:firstRow="1" w:lastRow="0" w:firstColumn="1" w:lastColumn="0" w:noHBand="0" w:noVBand="1"/>
        <w:tblPrChange w:id="303" w:author="Claude" w:date="2026-05-23T00:00:00Z">
          <w:tblPr>
            <w:tblStyle w:val="aa"/>
            <w:tblW w:w="10201" w:type="dxa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800"/>
        <w:gridCol w:w="3800"/>
        <w:gridCol w:w="4601"/>
      </w:tblGrid>
      <w:tr w:rsidR="00BE7429" w14:paraId="7E3F2E01" w14:textId="77777777" w:rsidTr="00BE7429">
        <w:trPr>
          <w:ins w:id="304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2E02" w14:textId="77777777" w:rsidR="00BE7429" w:rsidRDefault="00BE7429" w:rsidP="00BE7429">
            <w:pPr>
              <w:spacing w:after="0" w:line="252" w:lineRule="auto"/>
              <w:jc w:val="center"/>
              <w:rPr>
                <w:ins w:id="305" w:author="Claude" w:date="2026-05-23T00:00:00Z"/>
              </w:rPr>
            </w:pPr>
            <w:ins w:id="306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응답 코드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2E03" w14:textId="77777777" w:rsidR="00BE7429" w:rsidRDefault="00BE7429" w:rsidP="00BE7429">
            <w:pPr>
              <w:spacing w:after="0" w:line="252" w:lineRule="auto"/>
              <w:jc w:val="center"/>
              <w:rPr>
                <w:ins w:id="307" w:author="Claude" w:date="2026-05-23T00:00:00Z"/>
              </w:rPr>
            </w:pPr>
            <w:ins w:id="308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트리거 조건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2E04" w14:textId="77777777" w:rsidR="00BE7429" w:rsidRDefault="00BE7429" w:rsidP="00BE7429">
            <w:pPr>
              <w:spacing w:after="0" w:line="252" w:lineRule="auto"/>
              <w:jc w:val="center"/>
              <w:rPr>
                <w:ins w:id="309" w:author="Claude" w:date="2026-05-23T00:00:00Z"/>
              </w:rPr>
            </w:pPr>
            <w:ins w:id="310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의미 / 동작</w:t>
              </w:r>
            </w:ins>
          </w:p>
        </w:tc>
      </w:tr>
      <w:tr w:rsidR="00BE7429" w14:paraId="7E3F2E10" w14:textId="77777777" w:rsidTr="00BE7429">
        <w:trPr>
          <w:ins w:id="31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11" w14:textId="77777777" w:rsidR="00BE7429" w:rsidRDefault="00BE7429" w:rsidP="00BE7429">
            <w:pPr>
              <w:spacing w:after="0" w:line="252" w:lineRule="auto"/>
              <w:rPr>
                <w:ins w:id="312" w:author="Claude" w:date="2026-05-23T00:00:00Z"/>
              </w:rPr>
            </w:pPr>
            <w:ins w:id="31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LAUNCH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12" w14:textId="77777777" w:rsidR="00BE7429" w:rsidRDefault="00BE7429" w:rsidP="00BE7429">
            <w:pPr>
              <w:spacing w:after="0" w:line="252" w:lineRule="auto"/>
              <w:rPr>
                <w:ins w:id="314" w:author="Claude" w:date="2026-05-23T00:00:00Z"/>
              </w:rPr>
            </w:pPr>
            <w:ins w:id="31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고도 &gt; 5m 또는 상승속도 &gt; 5m/s, 3샘플(300ms) 연속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13" w14:textId="77777777" w:rsidR="00BE7429" w:rsidRDefault="00BE7429" w:rsidP="00BE7429">
            <w:pPr>
              <w:spacing w:after="0" w:line="252" w:lineRule="auto"/>
              <w:rPr>
                <w:ins w:id="316" w:author="Claude" w:date="2026-05-23T00:00:00Z"/>
              </w:rPr>
            </w:pPr>
            <w:ins w:id="31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이륙 감지. 추력 비행 단계로 전환</w:t>
              </w:r>
            </w:ins>
          </w:p>
        </w:tc>
      </w:tr>
      <w:tr w:rsidR="00BE7429" w14:paraId="7E3F2E20" w14:textId="77777777" w:rsidTr="00BE7429">
        <w:trPr>
          <w:ins w:id="32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21" w14:textId="77777777" w:rsidR="00BE7429" w:rsidRDefault="00BE7429" w:rsidP="00BE7429">
            <w:pPr>
              <w:spacing w:after="0" w:line="252" w:lineRule="auto"/>
              <w:rPr>
                <w:ins w:id="322" w:author="Claude" w:date="2026-05-23T00:00:00Z"/>
              </w:rPr>
            </w:pPr>
            <w:ins w:id="32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BO (BurnOut)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22" w14:textId="77777777" w:rsidR="00BE7429" w:rsidRDefault="00BE7429" w:rsidP="00BE7429">
            <w:pPr>
              <w:spacing w:after="0" w:line="252" w:lineRule="auto"/>
              <w:rPr>
                <w:ins w:id="324" w:author="Claude" w:date="2026-05-23T00:00:00Z"/>
              </w:rPr>
            </w:pPr>
            <w:ins w:id="32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|비력| &lt; 2.0g 그리고 상승속도 &gt; 10m/s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23" w14:textId="77777777" w:rsidR="00BE7429" w:rsidRDefault="00BE7429" w:rsidP="00BE7429">
            <w:pPr>
              <w:spacing w:after="0" w:line="252" w:lineRule="auto"/>
              <w:rPr>
                <w:ins w:id="326" w:author="Claude" w:date="2026-05-23T00:00:00Z"/>
              </w:rPr>
            </w:pPr>
            <w:ins w:id="32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1단 모터 연소 종료(BurnOut) 감지. 관성 비행 단계로 전환</w:t>
              </w:r>
            </w:ins>
          </w:p>
        </w:tc>
      </w:tr>
      <w:tr w:rsidR="00BE7429" w14:paraId="7E3F2E30" w14:textId="77777777" w:rsidTr="00BE7429">
        <w:trPr>
          <w:ins w:id="33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31" w14:textId="77777777" w:rsidR="00BE7429" w:rsidRDefault="00BE7429" w:rsidP="00BE7429">
            <w:pPr>
              <w:spacing w:after="0" w:line="252" w:lineRule="auto"/>
              <w:rPr>
                <w:ins w:id="332" w:author="Claude" w:date="2026-05-23T00:00:00Z"/>
              </w:rPr>
            </w:pPr>
            <w:ins w:id="33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STAGE2 IGN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32" w14:textId="77777777" w:rsidR="00BE7429" w:rsidRDefault="00BE7429" w:rsidP="00BE7429">
            <w:pPr>
              <w:spacing w:after="0" w:line="252" w:lineRule="auto"/>
              <w:rPr>
                <w:ins w:id="334" w:author="Claude" w:date="2026-05-23T00:00:00Z"/>
              </w:rPr>
            </w:pPr>
            <w:ins w:id="33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관성 비행 중 단분리 신호 5샘플(0.5초) + 자세 한계 이내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33" w14:textId="77777777" w:rsidR="00BE7429" w:rsidRDefault="00BE7429" w:rsidP="00BE7429">
            <w:pPr>
              <w:spacing w:after="0" w:line="252" w:lineRule="auto"/>
              <w:rPr>
                <w:ins w:id="336" w:author="Claude" w:date="2026-05-23T00:00:00Z"/>
              </w:rPr>
            </w:pPr>
            <w:ins w:id="33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PYRO1 100ms 점화 (2단 모터 점화)</w:t>
              </w:r>
            </w:ins>
          </w:p>
        </w:tc>
      </w:tr>
      <w:tr w:rsidR="00BE7429" w14:paraId="7E3F2E40" w14:textId="77777777" w:rsidTr="00BE7429">
        <w:trPr>
          <w:ins w:id="34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41" w14:textId="77777777" w:rsidR="00BE7429" w:rsidRDefault="00BE7429" w:rsidP="00BE7429">
            <w:pPr>
              <w:spacing w:after="0" w:line="252" w:lineRule="auto"/>
              <w:rPr>
                <w:ins w:id="342" w:author="Claude" w:date="2026-05-23T00:00:00Z"/>
              </w:rPr>
            </w:pPr>
            <w:ins w:id="34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NSC TILT (자세 불량으로 점화 보류)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42" w14:textId="77777777" w:rsidR="00BE7429" w:rsidRDefault="00BE7429" w:rsidP="00BE7429">
            <w:pPr>
              <w:spacing w:after="0" w:line="252" w:lineRule="auto"/>
              <w:rPr>
                <w:ins w:id="344" w:author="Claude" w:date="2026-05-23T00:00:00Z"/>
              </w:rPr>
            </w:pPr>
            <w:ins w:id="34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단분리는 확인되었으나 자세가 자세 한계각 초과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43" w14:textId="77777777" w:rsidR="00BE7429" w:rsidRDefault="00BE7429" w:rsidP="00BE7429">
            <w:pPr>
              <w:spacing w:after="0" w:line="252" w:lineRule="auto"/>
              <w:rPr>
                <w:ins w:id="346" w:author="Claude" w:date="2026-05-23T00:00:00Z"/>
              </w:rPr>
            </w:pPr>
            <w:ins w:id="34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2단 점화 보류 (NoStageCondition). 이벤트 코드 5 기록</w:t>
              </w:r>
            </w:ins>
          </w:p>
        </w:tc>
      </w:tr>
      <w:tr w:rsidR="00BE7429" w14:paraId="7E3F2E50" w14:textId="77777777" w:rsidTr="00BE7429">
        <w:trPr>
          <w:ins w:id="35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51" w14:textId="77777777" w:rsidR="00BE7429" w:rsidRDefault="00BE7429" w:rsidP="00BE7429">
            <w:pPr>
              <w:spacing w:after="0" w:line="252" w:lineRule="auto"/>
              <w:rPr>
                <w:ins w:id="352" w:author="Claude" w:date="2026-05-23T00:00:00Z"/>
              </w:rPr>
            </w:pPr>
            <w:ins w:id="35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NSC NOSEP (단분리 미감지)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52" w14:textId="77777777" w:rsidR="00BE7429" w:rsidRDefault="00BE7429" w:rsidP="00BE7429">
            <w:pPr>
              <w:spacing w:after="0" w:line="252" w:lineRule="auto"/>
              <w:rPr>
                <w:ins w:id="354" w:author="Claude" w:date="2026-05-23T00:00:00Z"/>
              </w:rPr>
            </w:pPr>
            <w:ins w:id="35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정점 도달 시점에 단분리 신호 미감지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53" w14:textId="77777777" w:rsidR="00BE7429" w:rsidRDefault="00BE7429" w:rsidP="00BE7429">
            <w:pPr>
              <w:spacing w:after="0" w:line="252" w:lineRule="auto"/>
              <w:rPr>
                <w:ins w:id="356" w:author="Claude" w:date="2026-05-23T00:00:00Z"/>
              </w:rPr>
            </w:pPr>
            <w:ins w:id="35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2단 미점화 상태로 회수 진행. 이벤트 코드 5 기록</w:t>
              </w:r>
            </w:ins>
          </w:p>
        </w:tc>
      </w:tr>
      <w:tr w:rsidR="00BE7429" w14:paraId="7E3F2E60" w14:textId="77777777" w:rsidTr="00BE7429">
        <w:trPr>
          <w:ins w:id="36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61" w14:textId="77777777" w:rsidR="00BE7429" w:rsidRDefault="00BE7429" w:rsidP="00BE7429">
            <w:pPr>
              <w:spacing w:after="0" w:line="252" w:lineRule="auto"/>
              <w:rPr>
                <w:ins w:id="362" w:author="Claude" w:date="2026-05-23T00:00:00Z"/>
              </w:rPr>
            </w:pPr>
            <w:ins w:id="36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APG (Apogee) / DROGUE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62" w14:textId="77777777" w:rsidR="00BE7429" w:rsidRDefault="00BE7429" w:rsidP="00BE7429">
            <w:pPr>
              <w:spacing w:after="0" w:line="252" w:lineRule="auto"/>
              <w:rPr>
                <w:ins w:id="364" w:author="Claude" w:date="2026-05-23T00:00:00Z"/>
              </w:rPr>
            </w:pPr>
            <w:ins w:id="36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상승속도 &lt; -0.5m/s 그리고 고도 &gt; 15m, 3샘플(300ms) 연속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63" w14:textId="77777777" w:rsidR="00BE7429" w:rsidRDefault="00BE7429" w:rsidP="00BE7429">
            <w:pPr>
              <w:spacing w:after="0" w:line="252" w:lineRule="auto"/>
              <w:rPr>
                <w:ins w:id="366" w:author="Claude" w:date="2026-05-23T00:00:00Z"/>
              </w:rPr>
            </w:pPr>
            <w:ins w:id="36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정점(Apogee) 감지 → 하강 단계로 전환. 즉시 서보로 드로그 슈트 사출</w:t>
              </w:r>
            </w:ins>
          </w:p>
        </w:tc>
      </w:tr>
      <w:tr w:rsidR="00BE7429" w14:paraId="7E3F2E70" w14:textId="77777777" w:rsidTr="00BE7429">
        <w:trPr>
          <w:ins w:id="37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71" w14:textId="77777777" w:rsidR="00BE7429" w:rsidRDefault="00BE7429" w:rsidP="00BE7429">
            <w:pPr>
              <w:spacing w:after="0" w:line="252" w:lineRule="auto"/>
              <w:rPr>
                <w:ins w:id="372" w:author="Claude" w:date="2026-05-23T00:00:00Z"/>
              </w:rPr>
            </w:pPr>
            <w:ins w:id="37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MAIN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72" w14:textId="77777777" w:rsidR="00BE7429" w:rsidRDefault="00BE7429" w:rsidP="00BE7429">
            <w:pPr>
              <w:spacing w:after="0" w:line="252" w:lineRule="auto"/>
              <w:rPr>
                <w:ins w:id="374" w:author="Claude" w:date="2026-05-23T00:00:00Z"/>
              </w:rPr>
            </w:pPr>
            <w:ins w:id="37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하강 중 고도 &lt; 메인 사출 고도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73" w14:textId="77777777" w:rsidR="00BE7429" w:rsidRDefault="00BE7429" w:rsidP="00BE7429">
            <w:pPr>
              <w:spacing w:after="0" w:line="252" w:lineRule="auto"/>
              <w:rPr>
                <w:ins w:id="376" w:author="Claude" w:date="2026-05-23T00:00:00Z"/>
              </w:rPr>
            </w:pPr>
            <w:ins w:id="37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PYRO2 100ms 점화 (메인 슈트 사출)</w:t>
              </w:r>
            </w:ins>
          </w:p>
        </w:tc>
      </w:tr>
      <w:tr w:rsidR="00BE7429" w14:paraId="7E3F2E80" w14:textId="77777777" w:rsidTr="00BE7429">
        <w:trPr>
          <w:ins w:id="381" w:author="Claude" w:date="2026-05-23T00:00:00Z"/>
        </w:trPr>
        <w:tc>
          <w:tcPr>
            <w:tcW w:w="1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81" w14:textId="77777777" w:rsidR="00BE7429" w:rsidRDefault="00BE7429" w:rsidP="00BE7429">
            <w:pPr>
              <w:spacing w:after="0" w:line="252" w:lineRule="auto"/>
              <w:rPr>
                <w:ins w:id="382" w:author="Claude" w:date="2026-05-23T00:00:00Z"/>
              </w:rPr>
            </w:pPr>
            <w:ins w:id="383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LAND / STOPPED.</w:t>
              </w:r>
            </w:ins>
          </w:p>
        </w:tc>
        <w:tc>
          <w:tcPr>
            <w:tcW w:w="38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82" w14:textId="77777777" w:rsidR="00BE7429" w:rsidRDefault="00BE7429" w:rsidP="00BE7429">
            <w:pPr>
              <w:spacing w:after="0" w:line="252" w:lineRule="auto"/>
              <w:rPr>
                <w:ins w:id="384" w:author="Claude" w:date="2026-05-23T00:00:00Z"/>
              </w:rPr>
            </w:pPr>
            <w:ins w:id="385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고도 &lt; 10m 그리고 |속도| &lt; 1m/s, 10샘플(1s) 연속</w:t>
              </w:r>
            </w:ins>
          </w:p>
        </w:tc>
        <w:tc>
          <w:tcPr>
            <w:tcW w:w="46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2E83" w14:textId="77777777" w:rsidR="00BE7429" w:rsidRDefault="00BE7429" w:rsidP="00BE7429">
            <w:pPr>
              <w:spacing w:after="0" w:line="252" w:lineRule="auto"/>
              <w:rPr>
                <w:ins w:id="386" w:author="Claude" w:date="2026-05-23T00:00:00Z"/>
              </w:rPr>
            </w:pPr>
            <w:ins w:id="387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착륙 감지 → 로깅 자동 종료 + 부저 3회. STOP 명령과 동일한 종료 처리</w:t>
              </w:r>
            </w:ins>
          </w:p>
        </w:tc>
      </w:tr>
    </w:tbl>
    <w:p w14:paraId="7E3F2F00" w14:textId="77777777" w:rsidR="00BE7429" w:rsidRDefault="00BE7429" w:rsidP="00BE7429">
      <w:pPr>
        <w:spacing w:after="80"/>
        <w:rPr>
          <w:ins w:id="400" w:author="Claude" w:date="2026-05-23T00:00:00Z"/>
        </w:rPr>
      </w:pPr>
    </w:p>
    <w:p w14:paraId="7E3F2F01" w14:textId="77777777" w:rsidR="00BE7429" w:rsidRDefault="00BE7429" w:rsidP="00BE7429">
      <w:pPr>
        <w:spacing w:after="80"/>
        <w:rPr>
          <w:ins w:id="401" w:author="Claude" w:date="2026-05-23T00:00:00Z"/>
          <w:b/>
          <w:bCs/>
        </w:rPr>
      </w:pPr>
      <w:ins w:id="402" w:author="Claude" w:date="2026-05-23T00:00:00Z">
        <w:r>
          <w:rPr>
            <w:rFonts w:ascii="Malgun Gothic" w:hAnsi="Malgun Gothic" w:eastAsia="Malgun Gothic"/>
            <w:b/>
            <w:bCs/>
          </w:rPr>
          <w:t>Flight_Task 단계별 진행</w:t>
        </w:r>
      </w:ins>
    </w:p>
    <w:tbl>
      <w:tblPr>
        <w:tblStyle w:val="aa"/>
        <w:tblW w:w="10201" w:type="dxa"/>
        <w:tblLayout w:type="fixed"/>
        <w:tblLook w:val="04A0" w:firstRow="1" w:lastRow="0" w:firstColumn="1" w:lastColumn="0" w:noHBand="0" w:noVBand="1"/>
      </w:tblPr>
      <w:tblGrid>
        <w:gridCol w:w="1600"/>
        <w:gridCol w:w="2600"/>
        <w:gridCol w:w="3001"/>
        <w:gridCol w:w="3000"/>
      </w:tblGrid>
      <w:tr w:rsidR="00BE7429" w14:paraId="7E3F3001" w14:textId="77777777" w:rsidTr="00BE7429">
        <w:trPr>
          <w:ins w:id="403" w:author="Claude" w:date="2026-05-23T00:00:00Z"/>
        </w:trPr>
        <w:tc>
          <w:tcPr>
            <w:tcW w:w="1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3002" w14:textId="77777777" w:rsidR="00BE7429" w:rsidRDefault="00BE7429" w:rsidP="00BE7429">
            <w:pPr>
              <w:spacing w:after="0" w:line="252" w:lineRule="auto"/>
              <w:jc w:val="center"/>
              <w:rPr>
                <w:ins w:id="404" w:author="Claude" w:date="2026-05-23T00:00:00Z"/>
              </w:rPr>
            </w:pPr>
            <w:ins w:id="405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단계</w:t>
              </w:r>
            </w:ins>
          </w:p>
        </w:tc>
        <w:tc>
          <w:tcPr>
            <w:tcW w:w="2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3003" w14:textId="77777777" w:rsidR="00BE7429" w:rsidRDefault="00BE7429" w:rsidP="00BE7429">
            <w:pPr>
              <w:spacing w:after="0" w:line="252" w:lineRule="auto"/>
              <w:jc w:val="center"/>
              <w:rPr>
                <w:ins w:id="406" w:author="Claude" w:date="2026-05-23T00:00:00Z"/>
              </w:rPr>
            </w:pPr>
            <w:ins w:id="407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진입 조건</w:t>
              </w:r>
            </w:ins>
          </w:p>
        </w:tc>
        <w:tc>
          <w:tcPr>
            <w:tcW w:w="30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3004" w14:textId="77777777" w:rsidR="00BE7429" w:rsidRDefault="00BE7429" w:rsidP="00BE7429">
            <w:pPr>
              <w:spacing w:after="0" w:line="252" w:lineRule="auto"/>
              <w:jc w:val="center"/>
              <w:rPr>
                <w:ins w:id="408" w:author="Claude" w:date="2026-05-23T00:00:00Z"/>
              </w:rPr>
            </w:pPr>
            <w:ins w:id="409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주요 동작</w:t>
              </w:r>
            </w:ins>
          </w:p>
        </w:tc>
        <w:tc>
          <w:tcPr>
            <w:tcW w:w="3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 w14:paraId="7E3F3005" w14:textId="77777777" w:rsidR="00BE7429" w:rsidRDefault="00BE7429" w:rsidP="00BE7429">
            <w:pPr>
              <w:spacing w:after="0" w:line="252" w:lineRule="auto"/>
              <w:jc w:val="center"/>
              <w:rPr>
                <w:ins w:id="410" w:author="Claude" w:date="2026-05-23T00:00:00Z"/>
              </w:rPr>
            </w:pPr>
            <w:ins w:id="411" w:author="Claude" w:date="2026-05-23T00:00:00Z">
              <w:r>
                <w:rPr>
                  <w:rFonts w:ascii="Malgun Gothic" w:hAnsi="Malgun Gothic" w:eastAsia="Malgun Gothic"/>
                  <w:b/>
                  <w:sz w:val="18"/>
                </w:rPr>
                <w:t>다음 단계 전이 조건</w:t>
              </w:r>
            </w:ins>
          </w:p>
        </w:tc>
      </w:tr>
      <w:tr w:rsidR="00BE7429" w14:paraId="7E3F3010" w14:textId="77777777" w:rsidTr="00BE7429">
        <w:trPr>
          <w:ins w:id="420" w:author="Claude" w:date="2026-05-23T00:00:00Z"/>
        </w:trPr>
        <w:tc>
          <w:tcPr>
            <w:tcW w:w="1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11" w14:textId="77777777" w:rsidR="00BE7429" w:rsidRDefault="00BE7429" w:rsidP="00BE7429">
            <w:pPr>
              <w:spacing w:after="0" w:line="252" w:lineRule="auto"/>
              <w:rPr>
                <w:ins w:id="421" w:author="Claude" w:date="2026-05-23T00:00:00Z"/>
              </w:rPr>
            </w:pPr>
            <w:ins w:id="422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발사 전 (PreFlight)</w:t>
              </w:r>
            </w:ins>
          </w:p>
        </w:tc>
        <w:tc>
          <w:tcPr>
            <w:tcW w:w="2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12" w14:textId="77777777" w:rsidR="00BE7429" w:rsidRDefault="00BE7429" w:rsidP="00BE7429">
            <w:pPr>
              <w:spacing w:after="0" w:line="252" w:lineRule="auto"/>
              <w:rPr>
                <w:ins w:id="423" w:author="Claude" w:date="2026-05-23T00:00:00Z"/>
              </w:rPr>
            </w:pPr>
            <w:ins w:id="424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START 명령 직후, 칼만 필터 정렬 완료</w:t>
              </w:r>
            </w:ins>
          </w:p>
        </w:tc>
        <w:tc>
          <w:tcPr>
            <w:tcW w:w="30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13" w14:textId="77777777" w:rsidR="00BE7429" w:rsidRDefault="00BE7429" w:rsidP="00BE7429">
            <w:pPr>
              <w:spacing w:after="0" w:line="252" w:lineRule="auto"/>
              <w:rPr>
                <w:ins w:id="425" w:author="Claude" w:date="2026-05-23T00:00:00Z"/>
              </w:rPr>
            </w:pPr>
            <w:ins w:id="426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10Hz 항법 갱신, 발사 감지 대기</w:t>
              </w:r>
            </w:ins>
          </w:p>
        </w:tc>
        <w:tc>
          <w:tcPr>
            <w:tcW w:w="3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14" w14:textId="77777777" w:rsidR="00BE7429" w:rsidRDefault="00BE7429" w:rsidP="00BE7429">
            <w:pPr>
              <w:spacing w:after="0" w:line="252" w:lineRule="auto"/>
              <w:rPr>
                <w:ins w:id="427" w:author="Claude" w:date="2026-05-23T00:00:00Z"/>
              </w:rPr>
            </w:pPr>
            <w:ins w:id="428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고도 &gt; 5m 또는 상승속도 &gt; 5m/s, 3샘플(300ms) 연속 → 추력 비행</w:t>
              </w:r>
            </w:ins>
          </w:p>
        </w:tc>
      </w:tr>
      <w:tr w:rsidR="00BE7429" w14:paraId="7E3F3020" w14:textId="77777777" w:rsidTr="00BE7429">
        <w:trPr>
          <w:ins w:id="430" w:author="Claude" w:date="2026-05-23T00:00:00Z"/>
        </w:trPr>
        <w:tc>
          <w:tcPr>
            <w:tcW w:w="1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21" w14:textId="77777777" w:rsidR="00BE7429" w:rsidRDefault="00BE7429" w:rsidP="00BE7429">
            <w:pPr>
              <w:spacing w:after="0" w:line="252" w:lineRule="auto"/>
              <w:rPr>
                <w:ins w:id="431" w:author="Claude" w:date="2026-05-23T00:00:00Z"/>
              </w:rPr>
            </w:pPr>
            <w:ins w:id="432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추력 비행 (PoweredFlight)</w:t>
              </w:r>
            </w:ins>
          </w:p>
        </w:tc>
        <w:tc>
          <w:tcPr>
            <w:tcW w:w="2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22" w14:textId="77777777" w:rsidR="00BE7429" w:rsidRDefault="00BE7429" w:rsidP="00BE7429">
            <w:pPr>
              <w:spacing w:after="0" w:line="252" w:lineRule="auto"/>
              <w:rPr>
                <w:ins w:id="433" w:author="Claude" w:date="2026-05-23T00:00:00Z"/>
              </w:rPr>
            </w:pPr>
            <w:ins w:id="434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발사 감지 (LAUNCH 송신)</w:t>
              </w:r>
            </w:ins>
          </w:p>
        </w:tc>
        <w:tc>
          <w:tcPr>
            <w:tcW w:w="30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23" w14:textId="77777777" w:rsidR="00BE7429" w:rsidRDefault="00BE7429" w:rsidP="00BE7429">
            <w:pPr>
              <w:spacing w:after="0" w:line="252" w:lineRule="auto"/>
              <w:rPr>
                <w:ins w:id="435" w:author="Claude" w:date="2026-05-23T00:00:00Z"/>
              </w:rPr>
            </w:pPr>
            <w:ins w:id="436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1단 모터 추력 구간. 연소 종료(BurnOut) 감지 대기</w:t>
              </w:r>
            </w:ins>
          </w:p>
        </w:tc>
        <w:tc>
          <w:tcPr>
            <w:tcW w:w="3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24" w14:textId="77777777" w:rsidR="00BE7429" w:rsidRDefault="00BE7429" w:rsidP="00BE7429">
            <w:pPr>
              <w:spacing w:after="0" w:line="252" w:lineRule="auto"/>
              <w:rPr>
                <w:ins w:id="437" w:author="Claude" w:date="2026-05-23T00:00:00Z"/>
              </w:rPr>
            </w:pPr>
            <w:ins w:id="438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|비력| &lt; 2.0g 그리고 상승속도 &gt; 10m/s → 관성 비행</w:t>
              </w:r>
            </w:ins>
          </w:p>
        </w:tc>
      </w:tr>
      <w:tr w:rsidR="00BE7429" w14:paraId="7E3F3030" w14:textId="77777777" w:rsidTr="00BE7429">
        <w:trPr>
          <w:ins w:id="440" w:author="Claude" w:date="2026-05-23T00:00:00Z"/>
        </w:trPr>
        <w:tc>
          <w:tcPr>
            <w:tcW w:w="1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31" w14:textId="77777777" w:rsidR="00BE7429" w:rsidRDefault="00BE7429" w:rsidP="00BE7429">
            <w:pPr>
              <w:spacing w:after="0" w:line="252" w:lineRule="auto"/>
              <w:rPr>
                <w:ins w:id="441" w:author="Claude" w:date="2026-05-23T00:00:00Z"/>
              </w:rPr>
            </w:pPr>
            <w:ins w:id="442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관성 비행 (Coasting)</w:t>
              </w:r>
            </w:ins>
          </w:p>
        </w:tc>
        <w:tc>
          <w:tcPr>
            <w:tcW w:w="2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32" w14:textId="77777777" w:rsidR="00BE7429" w:rsidRDefault="00BE7429" w:rsidP="00BE7429">
            <w:pPr>
              <w:spacing w:after="0" w:line="252" w:lineRule="auto"/>
              <w:rPr>
                <w:ins w:id="443" w:author="Claude" w:date="2026-05-23T00:00:00Z"/>
              </w:rPr>
            </w:pPr>
            <w:ins w:id="444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1단 모터 연소 종료 (BurnOut 송신)</w:t>
              </w:r>
            </w:ins>
          </w:p>
        </w:tc>
        <w:tc>
          <w:tcPr>
            <w:tcW w:w="30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33" w14:textId="77777777" w:rsidR="00BE7429" w:rsidRDefault="00BE7429" w:rsidP="00BE7429">
            <w:pPr>
              <w:spacing w:after="0" w:line="252" w:lineRule="auto"/>
              <w:rPr>
                <w:ins w:id="445" w:author="Claude" w:date="2026-05-23T00:00:00Z"/>
              </w:rPr>
            </w:pPr>
            <w:ins w:id="446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단분리 신호 확인(IR 5샘플=0.5s) + 자세 한계 검사 → 2단 점화. 정점(Apogee) 감지 병행</w:t>
              </w:r>
            </w:ins>
          </w:p>
        </w:tc>
        <w:tc>
          <w:tcPr>
            <w:tcW w:w="3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34" w14:textId="77777777" w:rsidR="00BE7429" w:rsidRDefault="00BE7429" w:rsidP="00BE7429">
            <w:pPr>
              <w:spacing w:after="0" w:line="252" w:lineRule="auto"/>
              <w:rPr>
                <w:ins w:id="447" w:author="Claude" w:date="2026-05-23T00:00:00Z"/>
              </w:rPr>
            </w:pPr>
            <w:ins w:id="448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상승속도 &lt; -0.5m/s 그리고 고도 &gt; 15m, 3샘플(300ms) 연속 → 하강</w:t>
              </w:r>
            </w:ins>
          </w:p>
        </w:tc>
      </w:tr>
      <w:tr w:rsidR="00BE7429" w14:paraId="7E3F3040" w14:textId="77777777" w:rsidTr="00BE7429">
        <w:trPr>
          <w:ins w:id="450" w:author="Claude" w:date="2026-05-23T00:00:00Z"/>
        </w:trPr>
        <w:tc>
          <w:tcPr>
            <w:tcW w:w="1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41" w14:textId="77777777" w:rsidR="00BE7429" w:rsidRDefault="00BE7429" w:rsidP="00BE7429">
            <w:pPr>
              <w:spacing w:after="0" w:line="252" w:lineRule="auto"/>
              <w:rPr>
                <w:ins w:id="451" w:author="Claude" w:date="2026-05-23T00:00:00Z"/>
              </w:rPr>
            </w:pPr>
            <w:ins w:id="452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하강 (Descent)</w:t>
              </w:r>
            </w:ins>
          </w:p>
        </w:tc>
        <w:tc>
          <w:tcPr>
            <w:tcW w:w="2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42" w14:textId="77777777" w:rsidR="00BE7429" w:rsidRDefault="00BE7429" w:rsidP="00BE7429">
            <w:pPr>
              <w:spacing w:after="0" w:line="252" w:lineRule="auto"/>
              <w:rPr>
                <w:ins w:id="453" w:author="Claude" w:date="2026-05-23T00:00:00Z"/>
              </w:rPr>
            </w:pPr>
            <w:ins w:id="454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정점 도달 (Apogee 송신, 드로그 슈트 사출)</w:t>
              </w:r>
            </w:ins>
          </w:p>
        </w:tc>
        <w:tc>
          <w:tcPr>
            <w:tcW w:w="30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43" w14:textId="77777777" w:rsidR="00BE7429" w:rsidRDefault="00BE7429" w:rsidP="00BE7429">
            <w:pPr>
              <w:spacing w:after="0" w:line="252" w:lineRule="auto"/>
              <w:rPr>
                <w:ins w:id="455" w:author="Claude" w:date="2026-05-23T00:00:00Z"/>
              </w:rPr>
            </w:pPr>
            <w:ins w:id="456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고도 &lt; 메인 사출 고도 → 메인 슈트 사출(PYRO2 100ms 점화). 착륙 감지 대기</w:t>
              </w:r>
            </w:ins>
          </w:p>
        </w:tc>
        <w:tc>
          <w:tcPr>
            <w:tcW w:w="3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44" w14:textId="77777777" w:rsidR="00BE7429" w:rsidRDefault="00BE7429" w:rsidP="00BE7429">
            <w:pPr>
              <w:spacing w:after="0" w:line="252" w:lineRule="auto"/>
              <w:rPr>
                <w:ins w:id="457" w:author="Claude" w:date="2026-05-23T00:00:00Z"/>
              </w:rPr>
            </w:pPr>
            <w:ins w:id="458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고도 &lt; 10m 그리고 |속도| &lt; 1m/s, 10샘플(1s) 연속 → 착륙</w:t>
              </w:r>
            </w:ins>
          </w:p>
        </w:tc>
      </w:tr>
      <w:tr w:rsidR="00BE7429" w14:paraId="7E3F3050" w14:textId="77777777" w:rsidTr="00BE7429">
        <w:trPr>
          <w:ins w:id="460" w:author="Claude" w:date="2026-05-23T00:00:00Z"/>
        </w:trPr>
        <w:tc>
          <w:tcPr>
            <w:tcW w:w="1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51" w14:textId="77777777" w:rsidR="00BE7429" w:rsidRDefault="00BE7429" w:rsidP="00BE7429">
            <w:pPr>
              <w:spacing w:after="0" w:line="252" w:lineRule="auto"/>
              <w:rPr>
                <w:ins w:id="461" w:author="Claude" w:date="2026-05-23T00:00:00Z"/>
              </w:rPr>
            </w:pPr>
            <w:ins w:id="462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착륙 (Landed)</w:t>
              </w:r>
            </w:ins>
          </w:p>
        </w:tc>
        <w:tc>
          <w:tcPr>
            <w:tcW w:w="26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52" w14:textId="77777777" w:rsidR="00BE7429" w:rsidRDefault="00BE7429" w:rsidP="00BE7429">
            <w:pPr>
              <w:spacing w:after="0" w:line="252" w:lineRule="auto"/>
              <w:rPr>
                <w:ins w:id="463" w:author="Claude" w:date="2026-05-23T00:00:00Z"/>
              </w:rPr>
            </w:pPr>
            <w:ins w:id="464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착륙 감지 (LAND 송신, STOPPED. 송신)</w:t>
              </w:r>
            </w:ins>
          </w:p>
        </w:tc>
        <w:tc>
          <w:tcPr>
            <w:tcW w:w="3001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53" w14:textId="77777777" w:rsidR="00BE7429" w:rsidRDefault="00BE7429" w:rsidP="00BE7429">
            <w:pPr>
              <w:spacing w:after="0" w:line="252" w:lineRule="auto"/>
              <w:rPr>
                <w:ins w:id="465" w:author="Claude" w:date="2026-05-23T00:00:00Z"/>
              </w:rPr>
            </w:pPr>
            <w:ins w:id="466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로깅 자동 종료, 부저 3회. 비행 종료 상태 유지</w:t>
              </w:r>
            </w:ins>
          </w:p>
        </w:tc>
        <w:tc>
          <w:tcPr>
            <w:tcW w:w="3000" w:type="dxa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3F3054" w14:textId="77777777" w:rsidR="00BE7429" w:rsidRDefault="00BE7429" w:rsidP="00BE7429">
            <w:pPr>
              <w:spacing w:after="0" w:line="252" w:lineRule="auto"/>
              <w:rPr>
                <w:ins w:id="467" w:author="Claude" w:date="2026-05-23T00:00:00Z"/>
              </w:rPr>
            </w:pPr>
            <w:ins w:id="468" w:author="Claude" w:date="2026-05-23T00:00:00Z">
              <w:r>
                <w:rPr>
                  <w:rFonts w:ascii="Malgun Gothic" w:hAnsi="Malgun Gothic" w:eastAsia="Malgun Gothic"/>
                  <w:sz w:val="18"/>
                </w:rPr>
                <w:t>(종료) — PARSE로 데이터 회수, REBOOT로 재시작</w:t>
              </w:r>
            </w:ins>
          </w:p>
        </w:tc>
      </w:tr>
    </w:tbl>
    <w:p w14:paraId="7E3F3060" w14:textId="77777777" w:rsidR="00BE7429" w:rsidRDefault="00BE7429" w:rsidP="00BE7429">
      <w:pPr>
        <w:spacing w:after="80"/>
        <w:rPr>
          <w:ins w:id="470" w:author="Claude" w:date="2026-05-23T00:00:00Z"/>
        </w:rPr>
      </w:pPr>
      <w:ins w:id="471" w:author="Claude" w:date="2026-05-23T00:00:00Z">
        <w:r>
          <w:rPr>
            <w:rFonts w:ascii="Malgun Gothic" w:hAnsi="Malgun Gothic" w:eastAsia="Malgun Gothic"/>
            <w:sz w:val="18"/>
            <w:i/>
          </w:rPr>
          <w:t>※ 관성 비행 단계의 단분리 처리: 단분리 신호가 잡히고 자세가 한계 이내이면 2단 점화(STAGE2 IGN), 자세 초과면 점화 보류(NSC TILT). 단분리 미확인 상태에서 정점에 도달하면 2단 미점화로 회수 진행(NSC NOSEP).</w:t>
        </w:r>
      </w:ins>
    </w:p>
    <w:sectPr w:rsidR="00BE7429" w:rsidRPr="00BE7429">
      <w:pgSz w:w="11906" w:h="16838"/>
      <w:pgMar w:top="1020" w:right="1020" w:bottom="1020" w:left="10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63967"/>
    <w:multiLevelType w:val="hybridMultilevel"/>
    <w:tmpl w:val="785E27E6"/>
    <w:lvl w:ilvl="0" w:tplc="B1E4E7B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92E353C"/>
    <w:multiLevelType w:val="hybridMultilevel"/>
    <w:tmpl w:val="4364A3A8"/>
    <w:lvl w:ilvl="0" w:tplc="7828F9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90344758">
    <w:abstractNumId w:val="1"/>
  </w:num>
  <w:num w:numId="2" w16cid:durableId="103037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29"/>
    <w:rsid w:val="001363D8"/>
    <w:rsid w:val="006719F9"/>
    <w:rsid w:val="008A11AE"/>
    <w:rsid w:val="00BE7429"/>
    <w:rsid w:val="00BF5339"/>
    <w:rsid w:val="00C067EF"/>
    <w:rsid w:val="00CB3BFA"/>
    <w:rsid w:val="00F0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489E"/>
  <w15:chartTrackingRefBased/>
  <w15:docId w15:val="{797BD2F3-C7A0-49B5-96D0-BD34C78A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742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7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74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742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742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742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742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742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742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742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742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742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7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7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7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7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742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742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74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7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74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74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7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742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742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742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7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742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7429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E74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귀동 옥</dc:creator>
  <cp:keywords/>
  <dc:description/>
  <cp:lastModifiedBy>귀동 옥</cp:lastModifiedBy>
  <cp:revision>3</cp:revision>
  <dcterms:created xsi:type="dcterms:W3CDTF">2026-05-18T12:05:00Z</dcterms:created>
  <dcterms:modified xsi:type="dcterms:W3CDTF">2026-05-18T12:24:00Z</dcterms:modified>
</cp:coreProperties>
</file>